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26E73" w14:textId="59C10D12" w:rsidR="00400EEA" w:rsidRPr="00870BA1" w:rsidRDefault="00400EEA" w:rsidP="00400EEA">
      <w:pPr>
        <w:spacing w:after="240"/>
        <w:ind w:left="2" w:right="1"/>
        <w:jc w:val="center"/>
        <w:rPr>
          <w:ins w:id="2" w:author="Anzalna Saeed" w:date="2026-09-21T22:56:00Z" w16du:dateUtc="2026-09-21T17:56:00Z"/>
          <w:rFonts w:cs="Times New Roman"/>
          <w:b/>
          <w:sz w:val="44"/>
        </w:rPr>
      </w:pPr>
      <w:ins w:id="3" w:author="Anzalna Saeed" w:date="2026-09-21T22:56:00Z" w16du:dateUtc="2026-09-21T17:56:00Z">
        <w:r w:rsidRPr="00870BA1">
          <w:rPr>
            <w:rFonts w:cs="Times New Roman"/>
            <w:b/>
            <w:sz w:val="44"/>
          </w:rPr>
          <w:t>English to Urdu / Urdu to English Translation System</w:t>
        </w:r>
      </w:ins>
    </w:p>
    <w:p w14:paraId="5D9403F9" w14:textId="77777777" w:rsidR="00400EEA" w:rsidRPr="00870BA1" w:rsidRDefault="00400EEA" w:rsidP="00400EEA">
      <w:pPr>
        <w:pStyle w:val="BodyText"/>
        <w:spacing w:after="240"/>
        <w:rPr>
          <w:ins w:id="4" w:author="Anzalna Saeed" w:date="2026-09-21T22:56:00Z" w16du:dateUtc="2026-09-21T17:56:00Z"/>
          <w:rFonts w:ascii="Times New Roman" w:hAnsi="Times New Roman" w:cs="Times New Roman"/>
          <w:b/>
        </w:rPr>
      </w:pPr>
      <w:ins w:id="5" w:author="Anzalna Saeed" w:date="2026-09-21T22:56:00Z" w16du:dateUtc="2026-09-21T17:56:00Z">
        <w:r w:rsidRPr="00870BA1">
          <w:rPr>
            <w:rFonts w:ascii="Times New Roman" w:hAnsi="Times New Roman" w:cs="Times New Roman"/>
            <w:b/>
            <w:noProof/>
          </w:rPr>
          <w:drawing>
            <wp:anchor distT="0" distB="0" distL="0" distR="0" simplePos="0" relativeHeight="251659264" behindDoc="1" locked="0" layoutInCell="1" allowOverlap="1" wp14:anchorId="0F5D0A29" wp14:editId="7F5B83EC">
              <wp:simplePos x="0" y="0"/>
              <wp:positionH relativeFrom="page">
                <wp:posOffset>2903220</wp:posOffset>
              </wp:positionH>
              <wp:positionV relativeFrom="paragraph">
                <wp:posOffset>288977</wp:posOffset>
              </wp:positionV>
              <wp:extent cx="1741927" cy="173735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41927" cy="1737359"/>
                      </a:xfrm>
                      <a:prstGeom prst="rect">
                        <a:avLst/>
                      </a:prstGeom>
                    </pic:spPr>
                  </pic:pic>
                </a:graphicData>
              </a:graphic>
            </wp:anchor>
          </w:drawing>
        </w:r>
      </w:ins>
    </w:p>
    <w:p w14:paraId="12694B44" w14:textId="77777777" w:rsidR="00400EEA" w:rsidRPr="00870BA1" w:rsidRDefault="00400EEA" w:rsidP="00400EEA">
      <w:pPr>
        <w:spacing w:after="240"/>
        <w:ind w:left="3"/>
        <w:jc w:val="center"/>
        <w:rPr>
          <w:ins w:id="6" w:author="Anzalna Saeed" w:date="2026-09-21T22:56:00Z" w16du:dateUtc="2026-09-21T17:56:00Z"/>
          <w:rFonts w:cs="Times New Roman"/>
          <w:b/>
          <w:sz w:val="28"/>
        </w:rPr>
      </w:pPr>
    </w:p>
    <w:p w14:paraId="6C792114" w14:textId="77777777" w:rsidR="00400EEA" w:rsidRPr="00870BA1" w:rsidRDefault="00400EEA" w:rsidP="00400EEA">
      <w:pPr>
        <w:spacing w:after="240"/>
        <w:ind w:left="3"/>
        <w:jc w:val="center"/>
        <w:rPr>
          <w:ins w:id="7" w:author="Anzalna Saeed" w:date="2026-09-21T22:56:00Z" w16du:dateUtc="2026-09-21T17:56:00Z"/>
          <w:rFonts w:cs="Times New Roman"/>
          <w:b/>
          <w:sz w:val="28"/>
        </w:rPr>
      </w:pPr>
      <w:ins w:id="8" w:author="Anzalna Saeed" w:date="2026-09-21T22:56:00Z" w16du:dateUtc="2026-09-21T17:56:00Z">
        <w:r w:rsidRPr="00870BA1">
          <w:rPr>
            <w:rFonts w:cs="Times New Roman"/>
            <w:b/>
            <w:sz w:val="28"/>
          </w:rPr>
          <w:t>Session:</w:t>
        </w:r>
        <w:r w:rsidRPr="00870BA1">
          <w:rPr>
            <w:rFonts w:cs="Times New Roman"/>
            <w:b/>
            <w:spacing w:val="-7"/>
            <w:sz w:val="28"/>
          </w:rPr>
          <w:t xml:space="preserve"> </w:t>
        </w:r>
        <w:r w:rsidRPr="00870BA1">
          <w:rPr>
            <w:rFonts w:cs="Times New Roman"/>
            <w:b/>
            <w:sz w:val="28"/>
          </w:rPr>
          <w:t>2023</w:t>
        </w:r>
        <w:r w:rsidRPr="00870BA1">
          <w:rPr>
            <w:rFonts w:cs="Times New Roman"/>
            <w:b/>
            <w:spacing w:val="-3"/>
            <w:sz w:val="28"/>
          </w:rPr>
          <w:t xml:space="preserve"> </w:t>
        </w:r>
        <w:r w:rsidRPr="00870BA1">
          <w:rPr>
            <w:rFonts w:cs="Times New Roman"/>
            <w:b/>
            <w:sz w:val="28"/>
          </w:rPr>
          <w:t>–</w:t>
        </w:r>
        <w:r w:rsidRPr="00870BA1">
          <w:rPr>
            <w:rFonts w:cs="Times New Roman"/>
            <w:b/>
            <w:spacing w:val="-2"/>
            <w:sz w:val="28"/>
          </w:rPr>
          <w:t xml:space="preserve"> </w:t>
        </w:r>
        <w:r w:rsidRPr="00870BA1">
          <w:rPr>
            <w:rFonts w:cs="Times New Roman"/>
            <w:b/>
            <w:spacing w:val="-4"/>
            <w:sz w:val="28"/>
          </w:rPr>
          <w:t>2027</w:t>
        </w:r>
      </w:ins>
    </w:p>
    <w:p w14:paraId="7DF6F100" w14:textId="77777777" w:rsidR="00400EEA" w:rsidRPr="00870BA1" w:rsidRDefault="00400EEA" w:rsidP="00400EEA">
      <w:pPr>
        <w:pStyle w:val="BodyText"/>
        <w:spacing w:after="240"/>
        <w:rPr>
          <w:ins w:id="9" w:author="Anzalna Saeed" w:date="2026-09-21T22:56:00Z" w16du:dateUtc="2026-09-21T17:56:00Z"/>
          <w:rFonts w:ascii="Times New Roman" w:hAnsi="Times New Roman" w:cs="Times New Roman"/>
          <w:b/>
          <w:sz w:val="28"/>
        </w:rPr>
      </w:pPr>
    </w:p>
    <w:p w14:paraId="05888D35" w14:textId="77777777" w:rsidR="00400EEA" w:rsidRPr="00870BA1" w:rsidRDefault="00400EEA" w:rsidP="00400EEA">
      <w:pPr>
        <w:spacing w:after="240"/>
        <w:jc w:val="center"/>
        <w:rPr>
          <w:ins w:id="10" w:author="Anzalna Saeed" w:date="2026-09-21T22:56:00Z" w16du:dateUtc="2026-09-21T17:56:00Z"/>
          <w:rFonts w:cs="Times New Roman"/>
          <w:b/>
          <w:sz w:val="32"/>
        </w:rPr>
      </w:pPr>
      <w:ins w:id="11" w:author="Anzalna Saeed" w:date="2026-09-21T22:56:00Z" w16du:dateUtc="2026-09-21T17:56:00Z">
        <w:r w:rsidRPr="00870BA1">
          <w:rPr>
            <w:rFonts w:cs="Times New Roman"/>
            <w:b/>
            <w:sz w:val="32"/>
          </w:rPr>
          <w:t>Submitted</w:t>
        </w:r>
        <w:r w:rsidRPr="00870BA1">
          <w:rPr>
            <w:rFonts w:cs="Times New Roman"/>
            <w:b/>
            <w:spacing w:val="-16"/>
            <w:sz w:val="32"/>
          </w:rPr>
          <w:t xml:space="preserve"> </w:t>
        </w:r>
        <w:r w:rsidRPr="00870BA1">
          <w:rPr>
            <w:rFonts w:cs="Times New Roman"/>
            <w:b/>
            <w:spacing w:val="-5"/>
            <w:sz w:val="32"/>
          </w:rPr>
          <w:t>by:</w:t>
        </w:r>
      </w:ins>
    </w:p>
    <w:p w14:paraId="5C19AE92" w14:textId="3EB05F11" w:rsidR="00400EEA" w:rsidRPr="00870BA1" w:rsidRDefault="00400EEA">
      <w:pPr>
        <w:tabs>
          <w:tab w:val="left" w:pos="2690"/>
        </w:tabs>
        <w:spacing w:after="240"/>
        <w:jc w:val="center"/>
        <w:rPr>
          <w:ins w:id="12" w:author="Anzalna Saeed" w:date="2026-09-21T22:56:00Z" w16du:dateUtc="2026-09-21T17:56:00Z"/>
          <w:rFonts w:cs="Times New Roman"/>
          <w:sz w:val="32"/>
        </w:rPr>
        <w:pPrChange w:id="13" w:author="Anzalna Saeed" w:date="2026-09-21T22:56:00Z" w16du:dateUtc="2026-09-21T17:56:00Z">
          <w:pPr>
            <w:pStyle w:val="BodyText"/>
            <w:spacing w:after="240"/>
          </w:pPr>
        </w:pPrChange>
      </w:pPr>
      <w:ins w:id="14" w:author="Anzalna Saeed" w:date="2026-09-21T22:56:00Z" w16du:dateUtc="2026-09-21T17:56:00Z">
        <w:r w:rsidRPr="00870BA1">
          <w:rPr>
            <w:rFonts w:cs="Times New Roman"/>
            <w:sz w:val="32"/>
          </w:rPr>
          <w:t>Khadija Saeed</w:t>
        </w:r>
        <w:r w:rsidRPr="00870BA1">
          <w:rPr>
            <w:rFonts w:cs="Times New Roman"/>
            <w:sz w:val="32"/>
          </w:rPr>
          <w:tab/>
        </w:r>
        <w:r w:rsidRPr="00870BA1">
          <w:rPr>
            <w:rFonts w:cs="Times New Roman"/>
            <w:spacing w:val="-2"/>
            <w:sz w:val="32"/>
          </w:rPr>
          <w:t>2023-CS-74</w:t>
        </w:r>
      </w:ins>
    </w:p>
    <w:p w14:paraId="604B0781" w14:textId="77777777" w:rsidR="00400EEA" w:rsidRPr="00870BA1" w:rsidRDefault="00400EEA" w:rsidP="00400EEA">
      <w:pPr>
        <w:pStyle w:val="BodyText"/>
        <w:spacing w:after="240"/>
        <w:rPr>
          <w:ins w:id="15" w:author="Anzalna Saeed" w:date="2026-09-21T22:56:00Z" w16du:dateUtc="2026-09-21T17:56:00Z"/>
          <w:rFonts w:ascii="Times New Roman" w:hAnsi="Times New Roman" w:cs="Times New Roman"/>
          <w:sz w:val="32"/>
        </w:rPr>
      </w:pPr>
    </w:p>
    <w:p w14:paraId="396BD25B" w14:textId="77777777" w:rsidR="00400EEA" w:rsidRPr="00870BA1" w:rsidRDefault="00400EEA" w:rsidP="00400EEA">
      <w:pPr>
        <w:spacing w:after="240"/>
        <w:jc w:val="center"/>
        <w:rPr>
          <w:ins w:id="16" w:author="Anzalna Saeed" w:date="2026-09-21T22:56:00Z" w16du:dateUtc="2026-09-21T17:56:00Z"/>
          <w:rFonts w:cs="Times New Roman"/>
          <w:b/>
          <w:sz w:val="32"/>
        </w:rPr>
      </w:pPr>
      <w:ins w:id="17" w:author="Anzalna Saeed" w:date="2026-09-21T22:56:00Z" w16du:dateUtc="2026-09-21T17:56:00Z">
        <w:r w:rsidRPr="00870BA1">
          <w:rPr>
            <w:rFonts w:cs="Times New Roman"/>
            <w:b/>
            <w:sz w:val="32"/>
          </w:rPr>
          <w:t>Supervised</w:t>
        </w:r>
        <w:r w:rsidRPr="00870BA1">
          <w:rPr>
            <w:rFonts w:cs="Times New Roman"/>
            <w:b/>
            <w:spacing w:val="-17"/>
            <w:sz w:val="32"/>
          </w:rPr>
          <w:t xml:space="preserve"> </w:t>
        </w:r>
        <w:r w:rsidRPr="00870BA1">
          <w:rPr>
            <w:rFonts w:cs="Times New Roman"/>
            <w:b/>
            <w:spacing w:val="-5"/>
            <w:sz w:val="32"/>
          </w:rPr>
          <w:t>by:</w:t>
        </w:r>
      </w:ins>
    </w:p>
    <w:p w14:paraId="7871B583" w14:textId="77777777" w:rsidR="00400EEA" w:rsidRPr="00870BA1" w:rsidRDefault="00400EEA" w:rsidP="00400EEA">
      <w:pPr>
        <w:spacing w:after="240"/>
        <w:ind w:left="2" w:right="1"/>
        <w:jc w:val="center"/>
        <w:rPr>
          <w:ins w:id="18" w:author="Anzalna Saeed" w:date="2026-09-21T22:56:00Z" w16du:dateUtc="2026-09-21T17:56:00Z"/>
          <w:rFonts w:cs="Times New Roman"/>
          <w:sz w:val="32"/>
        </w:rPr>
      </w:pPr>
      <w:ins w:id="19" w:author="Anzalna Saeed" w:date="2026-09-21T22:56:00Z" w16du:dateUtc="2026-09-21T17:56:00Z">
        <w:r w:rsidRPr="00870BA1">
          <w:rPr>
            <w:rFonts w:cs="Times New Roman"/>
            <w:sz w:val="32"/>
          </w:rPr>
          <w:t>Dr. Samyan Qayyum Wahla</w:t>
        </w:r>
      </w:ins>
    </w:p>
    <w:p w14:paraId="3D4D553B" w14:textId="77777777" w:rsidR="00400EEA" w:rsidRPr="00870BA1" w:rsidRDefault="00400EEA" w:rsidP="00400EEA">
      <w:pPr>
        <w:pStyle w:val="BodyText"/>
        <w:spacing w:after="240"/>
        <w:rPr>
          <w:ins w:id="20" w:author="Anzalna Saeed" w:date="2026-09-21T22:56:00Z" w16du:dateUtc="2026-09-21T17:56:00Z"/>
          <w:rFonts w:ascii="Times New Roman" w:hAnsi="Times New Roman" w:cs="Times New Roman"/>
          <w:sz w:val="32"/>
        </w:rPr>
      </w:pPr>
    </w:p>
    <w:p w14:paraId="5ACB8EF9" w14:textId="77777777" w:rsidR="00400EEA" w:rsidRPr="00870BA1" w:rsidRDefault="00400EEA" w:rsidP="00400EEA">
      <w:pPr>
        <w:spacing w:after="240"/>
        <w:ind w:left="1" w:right="2"/>
        <w:jc w:val="center"/>
        <w:rPr>
          <w:ins w:id="21" w:author="Anzalna Saeed" w:date="2026-09-21T22:56:00Z" w16du:dateUtc="2026-09-21T17:56:00Z"/>
          <w:rFonts w:cs="Times New Roman"/>
          <w:sz w:val="32"/>
        </w:rPr>
      </w:pPr>
      <w:ins w:id="22" w:author="Anzalna Saeed" w:date="2026-09-21T22:56:00Z" w16du:dateUtc="2026-09-21T17:56:00Z">
        <w:r w:rsidRPr="00870BA1">
          <w:rPr>
            <w:rFonts w:cs="Times New Roman"/>
            <w:b/>
            <w:spacing w:val="-2"/>
            <w:sz w:val="32"/>
          </w:rPr>
          <w:t>Course:</w:t>
        </w:r>
        <w:r w:rsidRPr="00870BA1">
          <w:rPr>
            <w:rFonts w:cs="Times New Roman"/>
            <w:sz w:val="32"/>
          </w:rPr>
          <w:t xml:space="preserve"> PFA</w:t>
        </w:r>
      </w:ins>
    </w:p>
    <w:p w14:paraId="4E38DECB" w14:textId="0975A783" w:rsidR="00400EEA" w:rsidRPr="00870BA1" w:rsidRDefault="00400EEA">
      <w:pPr>
        <w:tabs>
          <w:tab w:val="left" w:pos="3495"/>
        </w:tabs>
        <w:spacing w:after="240"/>
        <w:ind w:right="2"/>
        <w:rPr>
          <w:ins w:id="23" w:author="Anzalna Saeed" w:date="2026-09-21T22:56:00Z" w16du:dateUtc="2026-09-21T17:56:00Z"/>
          <w:rFonts w:cs="Times New Roman"/>
          <w:b/>
          <w:sz w:val="32"/>
        </w:rPr>
        <w:pPrChange w:id="24" w:author="Anzalna Saeed" w:date="2026-09-21T23:05:00Z" w16du:dateUtc="2026-09-21T18:05:00Z">
          <w:pPr>
            <w:spacing w:after="240"/>
            <w:ind w:left="1" w:right="2"/>
            <w:jc w:val="center"/>
          </w:pPr>
        </w:pPrChange>
      </w:pPr>
    </w:p>
    <w:p w14:paraId="76C7E0A4" w14:textId="53ACA8DF" w:rsidR="00400EEA" w:rsidRPr="00870BA1" w:rsidRDefault="00400EEA" w:rsidP="00400EEA">
      <w:pPr>
        <w:spacing w:after="240"/>
        <w:ind w:left="1" w:right="2"/>
        <w:jc w:val="center"/>
        <w:rPr>
          <w:ins w:id="25" w:author="Anzalna Saeed" w:date="2026-09-21T22:56:00Z" w16du:dateUtc="2026-09-21T17:56:00Z"/>
          <w:rFonts w:cs="Times New Roman"/>
          <w:b/>
          <w:sz w:val="32"/>
        </w:rPr>
      </w:pPr>
      <w:ins w:id="26" w:author="Anzalna Saeed" w:date="2026-09-21T22:56:00Z" w16du:dateUtc="2026-09-21T17:56:00Z">
        <w:r w:rsidRPr="00870BA1">
          <w:rPr>
            <w:rFonts w:cs="Times New Roman"/>
            <w:b/>
            <w:spacing w:val="-2"/>
            <w:sz w:val="32"/>
          </w:rPr>
          <w:t>Date:</w:t>
        </w:r>
        <w:r w:rsidRPr="00870BA1">
          <w:rPr>
            <w:rFonts w:cs="Times New Roman"/>
            <w:b/>
            <w:sz w:val="32"/>
          </w:rPr>
          <w:t xml:space="preserve"> </w:t>
        </w:r>
      </w:ins>
      <w:ins w:id="27" w:author="Anzalna Saeed" w:date="2026-09-22T09:49:00Z" w16du:dateUtc="2026-09-22T04:49:00Z">
        <w:r w:rsidR="00372A68">
          <w:rPr>
            <w:rFonts w:cs="Times New Roman"/>
            <w:sz w:val="32"/>
          </w:rPr>
          <w:t>22</w:t>
        </w:r>
      </w:ins>
      <w:ins w:id="28" w:author="Anzalna Saeed" w:date="2026-09-21T22:56:00Z" w16du:dateUtc="2026-09-21T17:56:00Z">
        <w:r w:rsidRPr="00870BA1">
          <w:rPr>
            <w:rFonts w:cs="Times New Roman"/>
            <w:sz w:val="32"/>
          </w:rPr>
          <w:t>-0</w:t>
        </w:r>
      </w:ins>
      <w:ins w:id="29" w:author="Anzalna Saeed" w:date="2026-09-22T09:49:00Z" w16du:dateUtc="2026-09-22T04:49:00Z">
        <w:r w:rsidR="00372A68">
          <w:rPr>
            <w:rFonts w:cs="Times New Roman"/>
            <w:sz w:val="32"/>
          </w:rPr>
          <w:t>9</w:t>
        </w:r>
      </w:ins>
      <w:ins w:id="30" w:author="Anzalna Saeed" w:date="2026-09-21T22:56:00Z" w16du:dateUtc="2026-09-21T17:56:00Z">
        <w:r w:rsidRPr="00870BA1">
          <w:rPr>
            <w:rFonts w:cs="Times New Roman"/>
            <w:sz w:val="32"/>
          </w:rPr>
          <w:t>-2026</w:t>
        </w:r>
      </w:ins>
    </w:p>
    <w:p w14:paraId="6D01FE0B" w14:textId="77777777" w:rsidR="00400EEA" w:rsidRPr="00870BA1" w:rsidRDefault="00400EEA" w:rsidP="00400EEA">
      <w:pPr>
        <w:pStyle w:val="BodyText"/>
        <w:spacing w:after="240"/>
        <w:rPr>
          <w:ins w:id="31" w:author="Anzalna Saeed" w:date="2026-09-21T22:56:00Z" w16du:dateUtc="2026-09-21T17:56:00Z"/>
          <w:rFonts w:ascii="Times New Roman" w:hAnsi="Times New Roman" w:cs="Times New Roman"/>
          <w:sz w:val="32"/>
        </w:rPr>
      </w:pPr>
    </w:p>
    <w:p w14:paraId="007BDF9D" w14:textId="77777777" w:rsidR="00400EEA" w:rsidRPr="00870BA1" w:rsidRDefault="00400EEA" w:rsidP="00400EEA">
      <w:pPr>
        <w:spacing w:after="240"/>
        <w:ind w:left="766" w:right="768"/>
        <w:jc w:val="center"/>
        <w:rPr>
          <w:ins w:id="32" w:author="Anzalna Saeed" w:date="2026-09-21T22:56:00Z" w16du:dateUtc="2026-09-21T17:56:00Z"/>
          <w:rFonts w:cs="Times New Roman"/>
        </w:rPr>
      </w:pPr>
      <w:ins w:id="33" w:author="Anzalna Saeed" w:date="2026-09-21T22:56:00Z" w16du:dateUtc="2026-09-21T17:56:00Z">
        <w:r w:rsidRPr="00870BA1">
          <w:rPr>
            <w:rFonts w:cs="Times New Roman"/>
            <w:sz w:val="32"/>
          </w:rPr>
          <w:t>Department</w:t>
        </w:r>
        <w:r w:rsidRPr="00870BA1">
          <w:rPr>
            <w:rFonts w:cs="Times New Roman"/>
            <w:spacing w:val="-13"/>
            <w:sz w:val="32"/>
          </w:rPr>
          <w:t xml:space="preserve"> </w:t>
        </w:r>
        <w:r w:rsidRPr="00870BA1">
          <w:rPr>
            <w:rFonts w:cs="Times New Roman"/>
            <w:sz w:val="32"/>
          </w:rPr>
          <w:t>of</w:t>
        </w:r>
        <w:r w:rsidRPr="00870BA1">
          <w:rPr>
            <w:rFonts w:cs="Times New Roman"/>
            <w:spacing w:val="-11"/>
            <w:sz w:val="32"/>
          </w:rPr>
          <w:t xml:space="preserve"> </w:t>
        </w:r>
        <w:r w:rsidRPr="00870BA1">
          <w:rPr>
            <w:rFonts w:cs="Times New Roman"/>
            <w:sz w:val="32"/>
          </w:rPr>
          <w:t>Computer</w:t>
        </w:r>
        <w:r w:rsidRPr="00870BA1">
          <w:rPr>
            <w:rFonts w:cs="Times New Roman"/>
            <w:spacing w:val="-13"/>
            <w:sz w:val="32"/>
          </w:rPr>
          <w:t xml:space="preserve"> </w:t>
        </w:r>
        <w:r w:rsidRPr="00870BA1">
          <w:rPr>
            <w:rFonts w:cs="Times New Roman"/>
            <w:spacing w:val="-2"/>
            <w:sz w:val="32"/>
          </w:rPr>
          <w:t>Science</w:t>
        </w:r>
      </w:ins>
    </w:p>
    <w:p w14:paraId="6A351E42" w14:textId="260D577D" w:rsidR="00400EEA" w:rsidRPr="00870BA1" w:rsidRDefault="00400EEA">
      <w:pPr>
        <w:jc w:val="center"/>
        <w:rPr>
          <w:ins w:id="34" w:author="Anzalna Saeed" w:date="2026-09-21T22:56:00Z" w16du:dateUtc="2026-09-21T17:56:00Z"/>
          <w:rFonts w:cs="Times New Roman"/>
          <w:b/>
          <w:sz w:val="36"/>
        </w:rPr>
        <w:pPrChange w:id="35" w:author="Anzalna Saeed" w:date="2026-09-21T22:57:00Z" w16du:dateUtc="2026-09-21T17:57:00Z">
          <w:pPr/>
        </w:pPrChange>
      </w:pPr>
      <w:ins w:id="36" w:author="Anzalna Saeed" w:date="2026-09-21T22:56:00Z" w16du:dateUtc="2026-09-21T17:56:00Z">
        <w:r w:rsidRPr="00870BA1">
          <w:rPr>
            <w:rFonts w:cs="Times New Roman"/>
            <w:b/>
            <w:sz w:val="36"/>
          </w:rPr>
          <w:t>University</w:t>
        </w:r>
        <w:r w:rsidRPr="00870BA1">
          <w:rPr>
            <w:rFonts w:cs="Times New Roman"/>
            <w:b/>
            <w:spacing w:val="-8"/>
            <w:sz w:val="36"/>
          </w:rPr>
          <w:t xml:space="preserve"> </w:t>
        </w:r>
        <w:r w:rsidRPr="00870BA1">
          <w:rPr>
            <w:rFonts w:cs="Times New Roman"/>
            <w:b/>
            <w:sz w:val="36"/>
          </w:rPr>
          <w:t>of</w:t>
        </w:r>
        <w:r w:rsidRPr="00870BA1">
          <w:rPr>
            <w:rFonts w:cs="Times New Roman"/>
            <w:b/>
            <w:spacing w:val="-8"/>
            <w:sz w:val="36"/>
          </w:rPr>
          <w:t xml:space="preserve"> </w:t>
        </w:r>
        <w:r w:rsidRPr="00870BA1">
          <w:rPr>
            <w:rFonts w:cs="Times New Roman"/>
            <w:b/>
            <w:sz w:val="36"/>
          </w:rPr>
          <w:t>Engineering</w:t>
        </w:r>
        <w:r w:rsidRPr="00870BA1">
          <w:rPr>
            <w:rFonts w:cs="Times New Roman"/>
            <w:b/>
            <w:spacing w:val="-9"/>
            <w:sz w:val="36"/>
          </w:rPr>
          <w:t xml:space="preserve"> </w:t>
        </w:r>
        <w:r w:rsidRPr="00870BA1">
          <w:rPr>
            <w:rFonts w:cs="Times New Roman"/>
            <w:b/>
            <w:sz w:val="36"/>
          </w:rPr>
          <w:t>and</w:t>
        </w:r>
        <w:r w:rsidRPr="00870BA1">
          <w:rPr>
            <w:rFonts w:cs="Times New Roman"/>
            <w:b/>
            <w:spacing w:val="-12"/>
            <w:sz w:val="36"/>
          </w:rPr>
          <w:t xml:space="preserve"> </w:t>
        </w:r>
        <w:r w:rsidRPr="00870BA1">
          <w:rPr>
            <w:rFonts w:cs="Times New Roman"/>
            <w:b/>
            <w:sz w:val="36"/>
          </w:rPr>
          <w:t>Technology</w:t>
        </w:r>
      </w:ins>
    </w:p>
    <w:p w14:paraId="3889BBE1" w14:textId="6B139B2E" w:rsidR="00B02477" w:rsidRPr="00870BA1" w:rsidDel="00400EEA" w:rsidRDefault="00400EEA" w:rsidP="00C326E6">
      <w:pPr>
        <w:spacing w:before="1600"/>
        <w:jc w:val="center"/>
        <w:rPr>
          <w:del w:id="37" w:author="Anzalna Saeed" w:date="2026-09-21T22:56:00Z" w16du:dateUtc="2026-09-21T17:56:00Z"/>
          <w:rFonts w:cs="Times New Roman"/>
        </w:rPr>
      </w:pPr>
      <w:ins w:id="38" w:author="Anzalna Saeed" w:date="2026-09-21T22:56:00Z" w16du:dateUtc="2026-09-21T17:56:00Z">
        <w:r w:rsidRPr="00870BA1">
          <w:rPr>
            <w:rFonts w:cs="Times New Roman"/>
            <w:b/>
            <w:sz w:val="36"/>
          </w:rPr>
          <w:t>Lahore Pakistan</w:t>
        </w:r>
      </w:ins>
      <w:del w:id="39" w:author="Anzalna Saeed" w:date="2026-09-21T22:56:00Z" w16du:dateUtc="2026-09-21T17:56:00Z">
        <w:r w:rsidRPr="00870BA1" w:rsidDel="00400EEA">
          <w:rPr>
            <w:rFonts w:cs="Times New Roman"/>
            <w:b/>
            <w:bCs/>
            <w:spacing w:val="20"/>
            <w:sz w:val="26"/>
            <w:szCs w:val="26"/>
            <w:rPrChange w:id="40" w:author="Anzalna Saeed" w:date="2026-09-21T23:18:00Z" w16du:dateUtc="2026-09-21T18:18:00Z">
              <w:rPr>
                <w:rFonts w:cs="Times New Roman"/>
                <w:b/>
                <w:bCs/>
                <w:color w:val="1F4E5F"/>
                <w:spacing w:val="20"/>
                <w:sz w:val="26"/>
                <w:szCs w:val="26"/>
              </w:rPr>
            </w:rPrChange>
          </w:rPr>
          <w:delText>DESIGN DOCUMENT</w:delText>
        </w:r>
      </w:del>
    </w:p>
    <w:p w14:paraId="16F966A8" w14:textId="2099F69C" w:rsidR="00B02477" w:rsidRPr="00870BA1" w:rsidDel="00400EEA" w:rsidRDefault="00000000" w:rsidP="00C326E6">
      <w:pPr>
        <w:spacing w:before="200"/>
        <w:jc w:val="center"/>
        <w:rPr>
          <w:del w:id="41" w:author="Anzalna Saeed" w:date="2026-09-21T22:56:00Z" w16du:dateUtc="2026-09-21T17:56:00Z"/>
          <w:rFonts w:cs="Times New Roman"/>
        </w:rPr>
      </w:pPr>
      <w:del w:id="42" w:author="Anzalna Saeed" w:date="2026-09-21T22:56:00Z" w16du:dateUtc="2026-09-21T17:56:00Z">
        <w:r w:rsidRPr="00870BA1" w:rsidDel="00400EEA">
          <w:rPr>
            <w:rFonts w:cs="Times New Roman"/>
            <w:b/>
            <w:bCs/>
            <w:sz w:val="56"/>
            <w:szCs w:val="56"/>
            <w:rPrChange w:id="43" w:author="Anzalna Saeed" w:date="2026-09-21T23:18:00Z" w16du:dateUtc="2026-09-21T18:18:00Z">
              <w:rPr>
                <w:rFonts w:cs="Times New Roman"/>
                <w:b/>
                <w:bCs/>
                <w:color w:val="1A1A1A"/>
                <w:sz w:val="56"/>
                <w:szCs w:val="56"/>
              </w:rPr>
            </w:rPrChange>
          </w:rPr>
          <w:delText>English ↔ Urdu / Roman Urdu Neural Translation System</w:delText>
        </w:r>
      </w:del>
    </w:p>
    <w:p w14:paraId="78E3EC2E" w14:textId="048F5649" w:rsidR="00B02477" w:rsidRPr="00870BA1" w:rsidDel="00400EEA" w:rsidRDefault="00000000" w:rsidP="00C326E6">
      <w:pPr>
        <w:spacing w:before="160" w:after="500"/>
        <w:jc w:val="center"/>
        <w:rPr>
          <w:del w:id="44" w:author="Anzalna Saeed" w:date="2026-09-21T22:56:00Z" w16du:dateUtc="2026-09-21T17:56:00Z"/>
          <w:rFonts w:cs="Times New Roman"/>
        </w:rPr>
      </w:pPr>
      <w:del w:id="45" w:author="Anzalna Saeed" w:date="2026-09-21T22:56:00Z" w16du:dateUtc="2026-09-21T17:56:00Z">
        <w:r w:rsidRPr="00870BA1" w:rsidDel="00400EEA">
          <w:rPr>
            <w:rFonts w:cs="Times New Roman"/>
            <w:i/>
            <w:iCs/>
            <w:sz w:val="26"/>
            <w:szCs w:val="26"/>
            <w:rPrChange w:id="46" w:author="Anzalna Saeed" w:date="2026-09-21T23:18:00Z" w16du:dateUtc="2026-09-21T18:18:00Z">
              <w:rPr>
                <w:rFonts w:cs="Times New Roman"/>
                <w:i/>
                <w:iCs/>
                <w:color w:val="595959"/>
                <w:sz w:val="26"/>
                <w:szCs w:val="26"/>
              </w:rPr>
            </w:rPrChange>
          </w:rPr>
          <w:delText>An AI-Wrapper Translation Engine with Validation, Jargon Handling, and Feedback-Driven Correction</w:delText>
        </w:r>
      </w:del>
    </w:p>
    <w:p w14:paraId="5AE8A6E8" w14:textId="09EDED9D" w:rsidR="00B02477" w:rsidRPr="00870BA1" w:rsidDel="00400EEA" w:rsidRDefault="00B02477" w:rsidP="00C326E6">
      <w:pPr>
        <w:pBdr>
          <w:top w:val="single" w:sz="8" w:space="8" w:color="1F4E5F"/>
        </w:pBdr>
        <w:spacing w:before="900" w:after="40"/>
        <w:jc w:val="center"/>
        <w:rPr>
          <w:del w:id="47" w:author="Anzalna Saeed" w:date="2026-09-21T22:56:00Z" w16du:dateUtc="2026-09-21T17:56:00Z"/>
          <w:rFonts w:cs="Times New Roman"/>
        </w:rPr>
      </w:pPr>
    </w:p>
    <w:p w14:paraId="2A57F869" w14:textId="54590742" w:rsidR="00B02477" w:rsidRPr="00870BA1" w:rsidDel="00400EEA" w:rsidRDefault="00000000" w:rsidP="00C326E6">
      <w:pPr>
        <w:spacing w:before="400" w:after="40"/>
        <w:jc w:val="center"/>
        <w:rPr>
          <w:del w:id="48" w:author="Anzalna Saeed" w:date="2026-09-21T22:56:00Z" w16du:dateUtc="2026-09-21T17:56:00Z"/>
          <w:rFonts w:cs="Times New Roman"/>
        </w:rPr>
      </w:pPr>
      <w:del w:id="49" w:author="Anzalna Saeed" w:date="2026-09-21T22:56:00Z" w16du:dateUtc="2026-09-21T17:56:00Z">
        <w:r w:rsidRPr="00870BA1" w:rsidDel="00400EEA">
          <w:rPr>
            <w:rFonts w:cs="Times New Roman"/>
            <w:sz w:val="22"/>
            <w:szCs w:val="22"/>
            <w:rPrChange w:id="50" w:author="Anzalna Saeed" w:date="2026-09-21T23:18:00Z" w16du:dateUtc="2026-09-21T18:18:00Z">
              <w:rPr>
                <w:rFonts w:cs="Times New Roman"/>
                <w:color w:val="333333"/>
                <w:sz w:val="22"/>
                <w:szCs w:val="22"/>
              </w:rPr>
            </w:rPrChange>
          </w:rPr>
          <w:delText>Prepared by: Khadija</w:delText>
        </w:r>
      </w:del>
    </w:p>
    <w:p w14:paraId="0BE19DBA" w14:textId="046433E9" w:rsidR="00B02477" w:rsidRPr="00870BA1" w:rsidDel="00400EEA" w:rsidRDefault="00000000" w:rsidP="00C326E6">
      <w:pPr>
        <w:spacing w:after="40"/>
        <w:jc w:val="center"/>
        <w:rPr>
          <w:del w:id="51" w:author="Anzalna Saeed" w:date="2026-09-21T22:56:00Z" w16du:dateUtc="2026-09-21T17:56:00Z"/>
          <w:rFonts w:cs="Times New Roman"/>
        </w:rPr>
      </w:pPr>
      <w:del w:id="52" w:author="Anzalna Saeed" w:date="2026-09-21T22:56:00Z" w16du:dateUtc="2026-09-21T17:56:00Z">
        <w:r w:rsidRPr="00870BA1" w:rsidDel="00400EEA">
          <w:rPr>
            <w:rFonts w:cs="Times New Roman"/>
            <w:sz w:val="21"/>
            <w:rPrChange w:id="53" w:author="Anzalna Saeed" w:date="2026-09-21T23:18:00Z" w16du:dateUtc="2026-09-21T18:18:00Z">
              <w:rPr>
                <w:rFonts w:cs="Times New Roman"/>
                <w:color w:val="333333"/>
                <w:sz w:val="21"/>
              </w:rPr>
            </w:rPrChange>
          </w:rPr>
          <w:delText>Department of Computer Science, UET Lahore</w:delText>
        </w:r>
      </w:del>
    </w:p>
    <w:p w14:paraId="696CAA48" w14:textId="128CE113" w:rsidR="00B02477" w:rsidRPr="00870BA1" w:rsidDel="00400EEA" w:rsidRDefault="00000000" w:rsidP="00C326E6">
      <w:pPr>
        <w:spacing w:after="40"/>
        <w:jc w:val="center"/>
        <w:rPr>
          <w:del w:id="54" w:author="Anzalna Saeed" w:date="2026-09-21T22:56:00Z" w16du:dateUtc="2026-09-21T17:56:00Z"/>
          <w:rFonts w:cs="Times New Roman"/>
        </w:rPr>
      </w:pPr>
      <w:del w:id="55" w:author="Anzalna Saeed" w:date="2026-09-21T22:56:00Z" w16du:dateUtc="2026-09-21T17:56:00Z">
        <w:r w:rsidRPr="00870BA1" w:rsidDel="00400EEA">
          <w:rPr>
            <w:rFonts w:cs="Times New Roman"/>
            <w:sz w:val="21"/>
            <w:rPrChange w:id="56" w:author="Anzalna Saeed" w:date="2026-09-21T23:18:00Z" w16du:dateUtc="2026-09-21T18:18:00Z">
              <w:rPr>
                <w:rFonts w:cs="Times New Roman"/>
                <w:color w:val="333333"/>
                <w:sz w:val="21"/>
              </w:rPr>
            </w:rPrChange>
          </w:rPr>
          <w:delText>Document Version: 1.0</w:delText>
        </w:r>
      </w:del>
    </w:p>
    <w:p w14:paraId="08CD7177" w14:textId="22D37BD5" w:rsidR="00B02477" w:rsidRPr="00870BA1" w:rsidDel="00400EEA" w:rsidRDefault="00000000" w:rsidP="00C326E6">
      <w:pPr>
        <w:spacing w:after="40"/>
        <w:jc w:val="center"/>
        <w:rPr>
          <w:del w:id="57" w:author="Anzalna Saeed" w:date="2026-09-21T22:56:00Z" w16du:dateUtc="2026-09-21T17:56:00Z"/>
          <w:rFonts w:cs="Times New Roman"/>
        </w:rPr>
      </w:pPr>
      <w:del w:id="58" w:author="Anzalna Saeed" w:date="2026-09-21T22:56:00Z" w16du:dateUtc="2026-09-21T17:56:00Z">
        <w:r w:rsidRPr="00870BA1" w:rsidDel="00400EEA">
          <w:rPr>
            <w:rFonts w:cs="Times New Roman"/>
            <w:sz w:val="21"/>
            <w:rPrChange w:id="59" w:author="Anzalna Saeed" w:date="2026-09-21T23:18:00Z" w16du:dateUtc="2026-09-21T18:18:00Z">
              <w:rPr>
                <w:rFonts w:cs="Times New Roman"/>
                <w:color w:val="333333"/>
                <w:sz w:val="21"/>
              </w:rPr>
            </w:rPrChange>
          </w:rPr>
          <w:delText>Date: September 21, 2026</w:delText>
        </w:r>
      </w:del>
    </w:p>
    <w:p w14:paraId="4C868585" w14:textId="77777777" w:rsidR="00B02477" w:rsidRPr="00870BA1" w:rsidRDefault="00000000">
      <w:pPr>
        <w:jc w:val="center"/>
        <w:rPr>
          <w:rFonts w:cs="Times New Roman"/>
        </w:rPr>
        <w:pPrChange w:id="60" w:author="Anzalna Saeed" w:date="2026-09-21T22:57:00Z" w16du:dateUtc="2026-09-21T17:57:00Z">
          <w:pPr/>
        </w:pPrChange>
      </w:pPr>
      <w:r w:rsidRPr="00870BA1">
        <w:rPr>
          <w:rFonts w:cs="Times New Roman"/>
        </w:rPr>
        <w:br w:type="page"/>
      </w:r>
    </w:p>
    <w:p w14:paraId="5FBD2E5C" w14:textId="77777777" w:rsidR="00B02477" w:rsidRPr="00870BA1" w:rsidRDefault="00B02477">
      <w:pPr>
        <w:rPr>
          <w:rFonts w:cs="Times New Roman"/>
        </w:rPr>
        <w:sectPr w:rsidR="00B02477" w:rsidRPr="00870BA1">
          <w:pgSz w:w="11906" w:h="16838"/>
          <w:pgMar w:top="1080" w:right="1080" w:bottom="1080" w:left="1080" w:header="708" w:footer="708" w:gutter="0"/>
          <w:cols w:space="720"/>
          <w:docGrid w:linePitch="360"/>
        </w:sectPr>
      </w:pPr>
    </w:p>
    <w:p w14:paraId="77A8609A" w14:textId="29899510" w:rsidR="00B02477" w:rsidRPr="00870BA1" w:rsidDel="00400EEA" w:rsidRDefault="00000000">
      <w:pPr>
        <w:pStyle w:val="Heading1"/>
        <w:pBdr>
          <w:bottom w:val="single" w:sz="6" w:space="4" w:color="1F4E5F"/>
        </w:pBdr>
        <w:spacing w:before="360" w:after="160"/>
        <w:rPr>
          <w:del w:id="61" w:author="Anzalna Saeed" w:date="2026-09-21T22:58:00Z" w16du:dateUtc="2026-09-21T17:58:00Z"/>
          <w:rFonts w:cs="Times New Roman"/>
        </w:rPr>
      </w:pPr>
      <w:bookmarkStart w:id="62" w:name="_Toc240921946"/>
      <w:del w:id="63" w:author="Anzalna Saeed" w:date="2026-09-21T22:58:00Z" w16du:dateUtc="2026-09-21T17:58:00Z">
        <w:r w:rsidRPr="00870BA1" w:rsidDel="00400EEA">
          <w:rPr>
            <w:rFonts w:cs="Times New Roman"/>
            <w:b w:val="0"/>
            <w:bCs/>
            <w:sz w:val="30"/>
            <w:szCs w:val="30"/>
            <w:rPrChange w:id="64" w:author="Anzalna Saeed" w:date="2026-09-21T23:18:00Z" w16du:dateUtc="2026-09-21T18:18:00Z">
              <w:rPr>
                <w:rFonts w:cs="Times New Roman"/>
                <w:b/>
                <w:bCs/>
                <w:color w:val="1F4E5F"/>
                <w:sz w:val="30"/>
                <w:szCs w:val="30"/>
              </w:rPr>
            </w:rPrChange>
          </w:rPr>
          <w:lastRenderedPageBreak/>
          <w:delText>Table of Contents</w:delText>
        </w:r>
        <w:bookmarkEnd w:id="62"/>
      </w:del>
    </w:p>
    <w:customXmlDelRangeStart w:id="65" w:author="Anzalna Saeed" w:date="2026-09-21T22:58:00Z"/>
    <w:sdt>
      <w:sdtPr>
        <w:rPr>
          <w:rFonts w:cs="Times New Roman"/>
        </w:rPr>
        <w:alias w:val="Table of Contents"/>
        <w:id w:val="-644358094"/>
      </w:sdtPr>
      <w:sdtContent>
        <w:customXmlDelRangeEnd w:id="65"/>
        <w:p w14:paraId="118EE457" w14:textId="378E82AD" w:rsidR="00400EEA" w:rsidRPr="00870BA1" w:rsidDel="00400EEA" w:rsidRDefault="00000000">
          <w:pPr>
            <w:pStyle w:val="TOC1"/>
            <w:tabs>
              <w:tab w:val="right" w:leader="dot" w:pos="9736"/>
            </w:tabs>
            <w:rPr>
              <w:del w:id="66" w:author="Anzalna Saeed" w:date="2026-09-21T22:58:00Z" w16du:dateUtc="2026-09-21T17:58:00Z"/>
              <w:rFonts w:cs="Times New Roman"/>
              <w:noProof/>
            </w:rPr>
          </w:pPr>
          <w:del w:id="67" w:author="Anzalna Saeed" w:date="2026-09-21T22:58:00Z" w16du:dateUtc="2026-09-21T17:58:00Z">
            <w:r w:rsidRPr="00870BA1" w:rsidDel="00400EEA">
              <w:rPr>
                <w:rFonts w:cs="Times New Roman"/>
              </w:rPr>
              <w:fldChar w:fldCharType="begin"/>
            </w:r>
            <w:r w:rsidRPr="00870BA1" w:rsidDel="00400EEA">
              <w:rPr>
                <w:rFonts w:cs="Times New Roman"/>
              </w:rPr>
              <w:delInstrText>TOC \h \o "1-3"</w:delInstrText>
            </w:r>
            <w:r w:rsidRPr="00870BA1" w:rsidDel="00400EEA">
              <w:rPr>
                <w:rFonts w:cs="Times New Roman"/>
              </w:rPr>
              <w:fldChar w:fldCharType="separate"/>
            </w:r>
            <w:r w:rsidR="00400EEA" w:rsidRPr="00870BA1" w:rsidDel="00400EEA">
              <w:rPr>
                <w:rStyle w:val="Hyperlink"/>
                <w:rFonts w:cs="Times New Roman"/>
                <w:noProof/>
                <w:color w:val="000000" w:themeColor="text1"/>
                <w:rPrChange w:id="68" w:author="Anzalna Saeed" w:date="2026-09-21T23:18:00Z" w16du:dateUtc="2026-09-21T18:18:00Z">
                  <w:rPr>
                    <w:rStyle w:val="Hyperlink"/>
                    <w:rFonts w:cs="Times New Roman"/>
                    <w:noProof/>
                  </w:rPr>
                </w:rPrChange>
              </w:rPr>
              <w:fldChar w:fldCharType="begin"/>
            </w:r>
            <w:r w:rsidR="00400EEA" w:rsidRPr="00870BA1" w:rsidDel="00400EEA">
              <w:rPr>
                <w:rStyle w:val="Hyperlink"/>
                <w:rFonts w:cs="Times New Roman"/>
                <w:noProof/>
                <w:color w:val="000000" w:themeColor="text1"/>
                <w:rPrChange w:id="69" w:author="Anzalna Saeed" w:date="2026-09-21T23:18:00Z" w16du:dateUtc="2026-09-21T18:18:00Z">
                  <w:rPr>
                    <w:rStyle w:val="Hyperlink"/>
                    <w:rFonts w:cs="Times New Roman"/>
                    <w:noProof/>
                  </w:rPr>
                </w:rPrChange>
              </w:rPr>
              <w:delInstrText xml:space="preserve"> </w:delInstrText>
            </w:r>
            <w:r w:rsidR="00400EEA" w:rsidRPr="00870BA1" w:rsidDel="00400EEA">
              <w:rPr>
                <w:rFonts w:cs="Times New Roman"/>
                <w:noProof/>
              </w:rPr>
              <w:delInstrText>HYPERLINK \l "_Toc240921946"</w:delInstrText>
            </w:r>
            <w:r w:rsidR="00400EEA" w:rsidRPr="00870BA1" w:rsidDel="00400EEA">
              <w:rPr>
                <w:rStyle w:val="Hyperlink"/>
                <w:rFonts w:cs="Times New Roman"/>
                <w:noProof/>
                <w:color w:val="000000" w:themeColor="text1"/>
                <w:rPrChange w:id="70" w:author="Anzalna Saeed" w:date="2026-09-21T23:18:00Z" w16du:dateUtc="2026-09-21T18:18:00Z">
                  <w:rPr>
                    <w:rStyle w:val="Hyperlink"/>
                    <w:rFonts w:cs="Times New Roman"/>
                    <w:noProof/>
                  </w:rPr>
                </w:rPrChange>
              </w:rPr>
              <w:delInstrText xml:space="preserve"> </w:delInstrText>
            </w:r>
            <w:r w:rsidR="00400EEA" w:rsidRPr="000D500D" w:rsidDel="00400EEA">
              <w:rPr>
                <w:rStyle w:val="Hyperlink"/>
                <w:rFonts w:cs="Times New Roman"/>
                <w:noProof/>
                <w:color w:val="000000" w:themeColor="text1"/>
              </w:rPr>
            </w:r>
            <w:r w:rsidR="00400EEA" w:rsidRPr="00870BA1" w:rsidDel="00400EEA">
              <w:rPr>
                <w:rStyle w:val="Hyperlink"/>
                <w:rFonts w:cs="Times New Roman"/>
                <w:noProof/>
                <w:color w:val="000000" w:themeColor="text1"/>
                <w:rPrChange w:id="71" w:author="Anzalna Saeed" w:date="2026-09-21T23:18:00Z" w16du:dateUtc="2026-09-21T18:18:00Z">
                  <w:rPr>
                    <w:rStyle w:val="Hyperlink"/>
                    <w:rFonts w:cs="Times New Roman"/>
                    <w:noProof/>
                  </w:rPr>
                </w:rPrChange>
              </w:rPr>
              <w:fldChar w:fldCharType="separate"/>
            </w:r>
            <w:r w:rsidR="00400EEA" w:rsidRPr="00870BA1" w:rsidDel="00400EEA">
              <w:rPr>
                <w:rStyle w:val="Hyperlink"/>
                <w:rFonts w:cs="Times New Roman"/>
                <w:b/>
                <w:bCs/>
                <w:noProof/>
                <w:color w:val="000000" w:themeColor="text1"/>
                <w:rPrChange w:id="72" w:author="Anzalna Saeed" w:date="2026-09-21T23:18:00Z" w16du:dateUtc="2026-09-21T18:18:00Z">
                  <w:rPr>
                    <w:rStyle w:val="Hyperlink"/>
                    <w:rFonts w:cs="Times New Roman"/>
                    <w:b/>
                    <w:bCs/>
                    <w:noProof/>
                  </w:rPr>
                </w:rPrChange>
              </w:rPr>
              <w:delText>Table of Contents</w:delText>
            </w:r>
            <w:r w:rsidR="00400EEA" w:rsidRPr="00870BA1" w:rsidDel="00400EEA">
              <w:rPr>
                <w:rFonts w:cs="Times New Roman"/>
                <w:noProof/>
              </w:rPr>
              <w:tab/>
            </w:r>
            <w:r w:rsidR="00400EEA" w:rsidRPr="00870BA1" w:rsidDel="00400EEA">
              <w:rPr>
                <w:rFonts w:cs="Times New Roman"/>
                <w:noProof/>
              </w:rPr>
              <w:fldChar w:fldCharType="begin"/>
            </w:r>
            <w:r w:rsidR="00400EEA" w:rsidRPr="00870BA1" w:rsidDel="00400EEA">
              <w:rPr>
                <w:rFonts w:cs="Times New Roman"/>
                <w:noProof/>
              </w:rPr>
              <w:delInstrText xml:space="preserve"> PAGEREF _Toc240921946 \h </w:delInstrText>
            </w:r>
            <w:r w:rsidR="00400EEA" w:rsidRPr="00870BA1" w:rsidDel="00400EEA">
              <w:rPr>
                <w:rFonts w:cs="Times New Roman"/>
                <w:noProof/>
              </w:rPr>
            </w:r>
            <w:r w:rsidR="00400EEA" w:rsidRPr="00870BA1" w:rsidDel="00400EEA">
              <w:rPr>
                <w:rFonts w:cs="Times New Roman"/>
                <w:noProof/>
              </w:rPr>
              <w:fldChar w:fldCharType="separate"/>
            </w:r>
            <w:r w:rsidR="00400EEA" w:rsidRPr="00870BA1" w:rsidDel="00400EEA">
              <w:rPr>
                <w:rFonts w:cs="Times New Roman"/>
                <w:noProof/>
              </w:rPr>
              <w:delText>1</w:delText>
            </w:r>
            <w:r w:rsidR="00400EEA" w:rsidRPr="00870BA1" w:rsidDel="00400EEA">
              <w:rPr>
                <w:rFonts w:cs="Times New Roman"/>
                <w:noProof/>
              </w:rPr>
              <w:fldChar w:fldCharType="end"/>
            </w:r>
            <w:r w:rsidR="00400EEA" w:rsidRPr="00870BA1" w:rsidDel="00400EEA">
              <w:rPr>
                <w:rStyle w:val="Hyperlink"/>
                <w:rFonts w:cs="Times New Roman"/>
                <w:noProof/>
                <w:color w:val="000000" w:themeColor="text1"/>
                <w:rPrChange w:id="73" w:author="Anzalna Saeed" w:date="2026-09-21T23:18:00Z" w16du:dateUtc="2026-09-21T18:18:00Z">
                  <w:rPr>
                    <w:rStyle w:val="Hyperlink"/>
                    <w:rFonts w:cs="Times New Roman"/>
                    <w:noProof/>
                  </w:rPr>
                </w:rPrChange>
              </w:rPr>
              <w:fldChar w:fldCharType="end"/>
            </w:r>
          </w:del>
        </w:p>
        <w:p w14:paraId="31DAA2C4" w14:textId="1CA1FB87" w:rsidR="00400EEA" w:rsidRPr="00870BA1" w:rsidDel="00400EEA" w:rsidRDefault="00400EEA">
          <w:pPr>
            <w:pStyle w:val="TOC1"/>
            <w:tabs>
              <w:tab w:val="right" w:leader="dot" w:pos="9736"/>
            </w:tabs>
            <w:rPr>
              <w:del w:id="74" w:author="Anzalna Saeed" w:date="2026-09-21T22:58:00Z" w16du:dateUtc="2026-09-21T17:58:00Z"/>
              <w:rFonts w:cs="Times New Roman"/>
              <w:noProof/>
            </w:rPr>
          </w:pPr>
          <w:del w:id="75" w:author="Anzalna Saeed" w:date="2026-09-21T22:58:00Z" w16du:dateUtc="2026-09-21T17:58:00Z">
            <w:r w:rsidRPr="00870BA1" w:rsidDel="00400EEA">
              <w:rPr>
                <w:rStyle w:val="Hyperlink"/>
                <w:rFonts w:cs="Times New Roman"/>
                <w:noProof/>
                <w:color w:val="000000" w:themeColor="text1"/>
                <w:rPrChange w:id="76"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77"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"_Toc240921947"</w:delInstrText>
            </w:r>
            <w:r w:rsidRPr="00870BA1" w:rsidDel="00400EEA">
              <w:rPr>
                <w:rStyle w:val="Hyperlink"/>
                <w:rFonts w:cs="Times New Roman"/>
                <w:noProof/>
                <w:color w:val="000000" w:themeColor="text1"/>
                <w:rPrChange w:id="78"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79"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80" w:author="Anzalna Saeed" w:date="2026-09-21T23:18:00Z" w16du:dateUtc="2026-09-21T18:18:00Z">
                  <w:rPr>
                    <w:rStyle w:val="Hyperlink"/>
                    <w:rFonts w:cs="Times New Roman"/>
                    <w:b/>
                    <w:bCs/>
                    <w:noProof/>
                  </w:rPr>
                </w:rPrChange>
              </w:rPr>
              <w:delText>1. Introduction</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_Toc240921947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81" w:author="Anzalna Saeed" w:date="2026-09-21T23:18:00Z" w16du:dateUtc="2026-09-21T18:18:00Z">
                  <w:rPr>
                    <w:rStyle w:val="Hyperlink"/>
                    <w:rFonts w:cs="Times New Roman"/>
                    <w:noProof/>
                  </w:rPr>
                </w:rPrChange>
              </w:rPr>
              <w:fldChar w:fldCharType="end"/>
            </w:r>
          </w:del>
        </w:p>
        <w:p w14:paraId="2BA305C8" w14:textId="29E1F2C4" w:rsidR="00400EEA" w:rsidRPr="00870BA1" w:rsidDel="00400EEA" w:rsidRDefault="00400EEA">
          <w:pPr>
            <w:pStyle w:val="TOC2"/>
            <w:tabs>
              <w:tab w:val="right" w:leader="dot" w:pos="9736"/>
            </w:tabs>
            <w:rPr>
              <w:del w:id="82" w:author="Anzalna Saeed" w:date="2026-09-21T22:58:00Z" w16du:dateUtc="2026-09-21T17:58:00Z"/>
              <w:rFonts w:cs="Times New Roman"/>
              <w:noProof/>
            </w:rPr>
          </w:pPr>
          <w:del w:id="83" w:author="Anzalna Saeed" w:date="2026-09-21T22:58:00Z" w16du:dateUtc="2026-09-21T17:58:00Z">
            <w:r w:rsidRPr="00870BA1" w:rsidDel="00400EEA">
              <w:rPr>
                <w:rStyle w:val="Hyperlink"/>
                <w:rFonts w:cs="Times New Roman"/>
                <w:noProof/>
                <w:color w:val="000000" w:themeColor="text1"/>
                <w:rPrChange w:id="84"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85"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"_Toc240921948"</w:delInstrText>
            </w:r>
            <w:r w:rsidRPr="00870BA1" w:rsidDel="00400EEA">
              <w:rPr>
                <w:rStyle w:val="Hyperlink"/>
                <w:rFonts w:cs="Times New Roman"/>
                <w:noProof/>
                <w:color w:val="000000" w:themeColor="text1"/>
                <w:rPrChange w:id="86"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87"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88" w:author="Anzalna Saeed" w:date="2026-09-21T23:18:00Z" w16du:dateUtc="2026-09-21T18:18:00Z">
                  <w:rPr>
                    <w:rStyle w:val="Hyperlink"/>
                    <w:rFonts w:cs="Times New Roman"/>
                    <w:b/>
                    <w:bCs/>
                    <w:noProof/>
                  </w:rPr>
                </w:rPrChange>
              </w:rPr>
              <w:delText>1.1 Purpose</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_Toc240921948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89" w:author="Anzalna Saeed" w:date="2026-09-21T23:18:00Z" w16du:dateUtc="2026-09-21T18:18:00Z">
                  <w:rPr>
                    <w:rStyle w:val="Hyperlink"/>
                    <w:rFonts w:cs="Times New Roman"/>
                    <w:noProof/>
                  </w:rPr>
                </w:rPrChange>
              </w:rPr>
              <w:fldChar w:fldCharType="end"/>
            </w:r>
          </w:del>
        </w:p>
        <w:p w14:paraId="2821958F" w14:textId="715762FF" w:rsidR="00400EEA" w:rsidRPr="00870BA1" w:rsidDel="00400EEA" w:rsidRDefault="00400EEA">
          <w:pPr>
            <w:pStyle w:val="TOC2"/>
            <w:tabs>
              <w:tab w:val="right" w:leader="dot" w:pos="9736"/>
            </w:tabs>
            <w:rPr>
              <w:del w:id="90" w:author="Anzalna Saeed" w:date="2026-09-21T22:58:00Z" w16du:dateUtc="2026-09-21T17:58:00Z"/>
              <w:rFonts w:cs="Times New Roman"/>
              <w:noProof/>
            </w:rPr>
          </w:pPr>
          <w:del w:id="91" w:author="Anzalna Saeed" w:date="2026-09-21T22:58:00Z" w16du:dateUtc="2026-09-21T17:58:00Z">
            <w:r w:rsidRPr="00870BA1" w:rsidDel="00400EEA">
              <w:rPr>
                <w:rStyle w:val="Hyperlink"/>
                <w:rFonts w:cs="Times New Roman"/>
                <w:noProof/>
                <w:color w:val="000000" w:themeColor="text1"/>
                <w:rPrChange w:id="92"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93"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"_Toc240921949"</w:delInstrText>
            </w:r>
            <w:r w:rsidRPr="00870BA1" w:rsidDel="00400EEA">
              <w:rPr>
                <w:rStyle w:val="Hyperlink"/>
                <w:rFonts w:cs="Times New Roman"/>
                <w:noProof/>
                <w:color w:val="000000" w:themeColor="text1"/>
                <w:rPrChange w:id="94"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95"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96" w:author="Anzalna Saeed" w:date="2026-09-21T23:18:00Z" w16du:dateUtc="2026-09-21T18:18:00Z">
                  <w:rPr>
                    <w:rStyle w:val="Hyperlink"/>
                    <w:rFonts w:cs="Times New Roman"/>
                    <w:b/>
                    <w:bCs/>
                    <w:noProof/>
                  </w:rPr>
                </w:rPrChange>
              </w:rPr>
              <w:delText>1.2 Problem Statement</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_Toc240921949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97" w:author="Anzalna Saeed" w:date="2026-09-21T23:18:00Z" w16du:dateUtc="2026-09-21T18:18:00Z">
                  <w:rPr>
                    <w:rStyle w:val="Hyperlink"/>
                    <w:rFonts w:cs="Times New Roman"/>
                    <w:noProof/>
                  </w:rPr>
                </w:rPrChange>
              </w:rPr>
              <w:fldChar w:fldCharType="end"/>
            </w:r>
          </w:del>
        </w:p>
        <w:p w14:paraId="2B7368DD" w14:textId="18EE547D" w:rsidR="00400EEA" w:rsidRPr="00870BA1" w:rsidDel="00400EEA" w:rsidRDefault="00400EEA">
          <w:pPr>
            <w:pStyle w:val="TOC2"/>
            <w:tabs>
              <w:tab w:val="right" w:leader="dot" w:pos="9736"/>
            </w:tabs>
            <w:rPr>
              <w:del w:id="98" w:author="Anzalna Saeed" w:date="2026-09-21T22:58:00Z" w16du:dateUtc="2026-09-21T17:58:00Z"/>
              <w:rFonts w:cs="Times New Roman"/>
              <w:noProof/>
            </w:rPr>
          </w:pPr>
          <w:del w:id="99" w:author="Anzalna Saeed" w:date="2026-09-21T22:58:00Z" w16du:dateUtc="2026-09-21T17:58:00Z">
            <w:r w:rsidRPr="00870BA1" w:rsidDel="00400EEA">
              <w:rPr>
                <w:rStyle w:val="Hyperlink"/>
                <w:rFonts w:cs="Times New Roman"/>
                <w:noProof/>
                <w:color w:val="000000" w:themeColor="text1"/>
                <w:rPrChange w:id="100"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101"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"_Toc240921950"</w:delInstrText>
            </w:r>
            <w:r w:rsidRPr="00870BA1" w:rsidDel="00400EEA">
              <w:rPr>
                <w:rStyle w:val="Hyperlink"/>
                <w:rFonts w:cs="Times New Roman"/>
                <w:noProof/>
                <w:color w:val="000000" w:themeColor="text1"/>
                <w:rPrChange w:id="102"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103"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104" w:author="Anzalna Saeed" w:date="2026-09-21T23:18:00Z" w16du:dateUtc="2026-09-21T18:18:00Z">
                  <w:rPr>
                    <w:rStyle w:val="Hyperlink"/>
                    <w:rFonts w:cs="Times New Roman"/>
                    <w:b/>
                    <w:bCs/>
                    <w:noProof/>
                  </w:rPr>
                </w:rPrChange>
              </w:rPr>
              <w:delText>1.3 Scope</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_Toc240921950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105" w:author="Anzalna Saeed" w:date="2026-09-21T23:18:00Z" w16du:dateUtc="2026-09-21T18:18:00Z">
                  <w:rPr>
                    <w:rStyle w:val="Hyperlink"/>
                    <w:rFonts w:cs="Times New Roman"/>
                    <w:noProof/>
                  </w:rPr>
                </w:rPrChange>
              </w:rPr>
              <w:fldChar w:fldCharType="end"/>
            </w:r>
          </w:del>
        </w:p>
        <w:p w14:paraId="058ABEEE" w14:textId="1E30215B" w:rsidR="00400EEA" w:rsidRPr="00870BA1" w:rsidDel="00400EEA" w:rsidRDefault="00400EEA">
          <w:pPr>
            <w:pStyle w:val="TOC2"/>
            <w:tabs>
              <w:tab w:val="right" w:leader="dot" w:pos="9736"/>
            </w:tabs>
            <w:rPr>
              <w:del w:id="106" w:author="Anzalna Saeed" w:date="2026-09-21T22:58:00Z" w16du:dateUtc="2026-09-21T17:58:00Z"/>
              <w:rFonts w:cs="Times New Roman"/>
              <w:noProof/>
            </w:rPr>
          </w:pPr>
          <w:del w:id="107" w:author="Anzalna Saeed" w:date="2026-09-21T22:58:00Z" w16du:dateUtc="2026-09-21T17:58:00Z">
            <w:r w:rsidRPr="00870BA1" w:rsidDel="00400EEA">
              <w:rPr>
                <w:rStyle w:val="Hyperlink"/>
                <w:rFonts w:cs="Times New Roman"/>
                <w:noProof/>
                <w:color w:val="000000" w:themeColor="text1"/>
                <w:rPrChange w:id="108"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109"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"_Toc240921951"</w:delInstrText>
            </w:r>
            <w:r w:rsidRPr="00870BA1" w:rsidDel="00400EEA">
              <w:rPr>
                <w:rStyle w:val="Hyperlink"/>
                <w:rFonts w:cs="Times New Roman"/>
                <w:noProof/>
                <w:color w:val="000000" w:themeColor="text1"/>
                <w:rPrChange w:id="110"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111"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112" w:author="Anzalna Saeed" w:date="2026-09-21T23:18:00Z" w16du:dateUtc="2026-09-21T18:18:00Z">
                  <w:rPr>
                    <w:rStyle w:val="Hyperlink"/>
                    <w:rFonts w:cs="Times New Roman"/>
                    <w:b/>
                    <w:bCs/>
                    <w:noProof/>
                  </w:rPr>
                </w:rPrChange>
              </w:rPr>
              <w:delText>1.4 Definitions &amp; Abbreviations</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_Toc240921951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113" w:author="Anzalna Saeed" w:date="2026-09-21T23:18:00Z" w16du:dateUtc="2026-09-21T18:18:00Z">
                  <w:rPr>
                    <w:rStyle w:val="Hyperlink"/>
                    <w:rFonts w:cs="Times New Roman"/>
                    <w:noProof/>
                  </w:rPr>
                </w:rPrChange>
              </w:rPr>
              <w:fldChar w:fldCharType="end"/>
            </w:r>
          </w:del>
        </w:p>
        <w:p w14:paraId="36CB5F5E" w14:textId="384CC959" w:rsidR="00400EEA" w:rsidRPr="00870BA1" w:rsidDel="00400EEA" w:rsidRDefault="00400EEA">
          <w:pPr>
            <w:pStyle w:val="TOC1"/>
            <w:tabs>
              <w:tab w:val="right" w:leader="dot" w:pos="9736"/>
            </w:tabs>
            <w:rPr>
              <w:del w:id="114" w:author="Anzalna Saeed" w:date="2026-09-21T22:58:00Z" w16du:dateUtc="2026-09-21T17:58:00Z"/>
              <w:rFonts w:cs="Times New Roman"/>
              <w:noProof/>
            </w:rPr>
          </w:pPr>
          <w:del w:id="115" w:author="Anzalna Saeed" w:date="2026-09-21T22:58:00Z" w16du:dateUtc="2026-09-21T17:58:00Z">
            <w:r w:rsidRPr="00870BA1" w:rsidDel="00400EEA">
              <w:rPr>
                <w:rStyle w:val="Hyperlink"/>
                <w:rFonts w:cs="Times New Roman"/>
                <w:noProof/>
                <w:color w:val="000000" w:themeColor="text1"/>
                <w:rPrChange w:id="116"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117"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"_Toc240921952"</w:delInstrText>
            </w:r>
            <w:r w:rsidRPr="00870BA1" w:rsidDel="00400EEA">
              <w:rPr>
                <w:rStyle w:val="Hyperlink"/>
                <w:rFonts w:cs="Times New Roman"/>
                <w:noProof/>
                <w:color w:val="000000" w:themeColor="text1"/>
                <w:rPrChange w:id="118"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119"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120" w:author="Anzalna Saeed" w:date="2026-09-21T23:18:00Z" w16du:dateUtc="2026-09-21T18:18:00Z">
                  <w:rPr>
                    <w:rStyle w:val="Hyperlink"/>
                    <w:rFonts w:cs="Times New Roman"/>
                    <w:b/>
                    <w:bCs/>
                    <w:noProof/>
                  </w:rPr>
                </w:rPrChange>
              </w:rPr>
              <w:delText>2. Requirement Gathering</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_Toc240921952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121" w:author="Anzalna Saeed" w:date="2026-09-21T23:18:00Z" w16du:dateUtc="2026-09-21T18:18:00Z">
                  <w:rPr>
                    <w:rStyle w:val="Hyperlink"/>
                    <w:rFonts w:cs="Times New Roman"/>
                    <w:noProof/>
                  </w:rPr>
                </w:rPrChange>
              </w:rPr>
              <w:fldChar w:fldCharType="end"/>
            </w:r>
          </w:del>
        </w:p>
        <w:p w14:paraId="331667C0" w14:textId="5951ED5D" w:rsidR="00400EEA" w:rsidRPr="00870BA1" w:rsidDel="00400EEA" w:rsidRDefault="00400EEA">
          <w:pPr>
            <w:pStyle w:val="TOC2"/>
            <w:tabs>
              <w:tab w:val="right" w:leader="dot" w:pos="9736"/>
            </w:tabs>
            <w:rPr>
              <w:del w:id="122" w:author="Anzalna Saeed" w:date="2026-09-21T22:58:00Z" w16du:dateUtc="2026-09-21T17:58:00Z"/>
              <w:rFonts w:cs="Times New Roman"/>
              <w:noProof/>
            </w:rPr>
          </w:pPr>
          <w:del w:id="123" w:author="Anzalna Saeed" w:date="2026-09-21T22:58:00Z" w16du:dateUtc="2026-09-21T17:58:00Z">
            <w:r w:rsidRPr="00870BA1" w:rsidDel="00400EEA">
              <w:rPr>
                <w:rStyle w:val="Hyperlink"/>
                <w:rFonts w:cs="Times New Roman"/>
                <w:noProof/>
                <w:color w:val="000000" w:themeColor="text1"/>
                <w:rPrChange w:id="124"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125"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"_Toc240921953"</w:delInstrText>
            </w:r>
            <w:r w:rsidRPr="00870BA1" w:rsidDel="00400EEA">
              <w:rPr>
                <w:rStyle w:val="Hyperlink"/>
                <w:rFonts w:cs="Times New Roman"/>
                <w:noProof/>
                <w:color w:val="000000" w:themeColor="text1"/>
                <w:rPrChange w:id="126"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127"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128" w:author="Anzalna Saeed" w:date="2026-09-21T23:18:00Z" w16du:dateUtc="2026-09-21T18:18:00Z">
                  <w:rPr>
                    <w:rStyle w:val="Hyperlink"/>
                    <w:rFonts w:cs="Times New Roman"/>
                    <w:b/>
                    <w:bCs/>
                    <w:noProof/>
                  </w:rPr>
                </w:rPrChange>
              </w:rPr>
              <w:delText>2.1 Functional Requirements</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_Toc240921953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129" w:author="Anzalna Saeed" w:date="2026-09-21T23:18:00Z" w16du:dateUtc="2026-09-21T18:18:00Z">
                  <w:rPr>
                    <w:rStyle w:val="Hyperlink"/>
                    <w:rFonts w:cs="Times New Roman"/>
                    <w:noProof/>
                  </w:rPr>
                </w:rPrChange>
              </w:rPr>
              <w:fldChar w:fldCharType="end"/>
            </w:r>
          </w:del>
        </w:p>
        <w:p w14:paraId="7D96F8FA" w14:textId="44C091A3" w:rsidR="00400EEA" w:rsidRPr="00870BA1" w:rsidDel="00400EEA" w:rsidRDefault="00400EEA">
          <w:pPr>
            <w:pStyle w:val="TOC2"/>
            <w:tabs>
              <w:tab w:val="right" w:leader="dot" w:pos="9736"/>
            </w:tabs>
            <w:rPr>
              <w:del w:id="130" w:author="Anzalna Saeed" w:date="2026-09-21T22:58:00Z" w16du:dateUtc="2026-09-21T17:58:00Z"/>
              <w:rFonts w:cs="Times New Roman"/>
              <w:noProof/>
            </w:rPr>
          </w:pPr>
          <w:del w:id="131" w:author="Anzalna Saeed" w:date="2026-09-21T22:58:00Z" w16du:dateUtc="2026-09-21T17:58:00Z">
            <w:r w:rsidRPr="00870BA1" w:rsidDel="00400EEA">
              <w:rPr>
                <w:rStyle w:val="Hyperlink"/>
                <w:rFonts w:cs="Times New Roman"/>
                <w:noProof/>
                <w:color w:val="000000" w:themeColor="text1"/>
                <w:rPrChange w:id="132"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133"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"_Toc240921954"</w:delInstrText>
            </w:r>
            <w:r w:rsidRPr="00870BA1" w:rsidDel="00400EEA">
              <w:rPr>
                <w:rStyle w:val="Hyperlink"/>
                <w:rFonts w:cs="Times New Roman"/>
                <w:noProof/>
                <w:color w:val="000000" w:themeColor="text1"/>
                <w:rPrChange w:id="134"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135"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136" w:author="Anzalna Saeed" w:date="2026-09-21T23:18:00Z" w16du:dateUtc="2026-09-21T18:18:00Z">
                  <w:rPr>
                    <w:rStyle w:val="Hyperlink"/>
                    <w:rFonts w:cs="Times New Roman"/>
                    <w:b/>
                    <w:bCs/>
                    <w:noProof/>
                  </w:rPr>
                </w:rPrChange>
              </w:rPr>
              <w:delText>2.2 Non-Functional Requirements</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_Toc240921954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137" w:author="Anzalna Saeed" w:date="2026-09-21T23:18:00Z" w16du:dateUtc="2026-09-21T18:18:00Z">
                  <w:rPr>
                    <w:rStyle w:val="Hyperlink"/>
                    <w:rFonts w:cs="Times New Roman"/>
                    <w:noProof/>
                  </w:rPr>
                </w:rPrChange>
              </w:rPr>
              <w:fldChar w:fldCharType="end"/>
            </w:r>
          </w:del>
        </w:p>
        <w:p w14:paraId="23DA92EC" w14:textId="27ABE256" w:rsidR="00400EEA" w:rsidRPr="00870BA1" w:rsidDel="00400EEA" w:rsidRDefault="00400EEA">
          <w:pPr>
            <w:pStyle w:val="TOC2"/>
            <w:tabs>
              <w:tab w:val="right" w:leader="dot" w:pos="9736"/>
            </w:tabs>
            <w:rPr>
              <w:del w:id="138" w:author="Anzalna Saeed" w:date="2026-09-21T22:58:00Z" w16du:dateUtc="2026-09-21T17:58:00Z"/>
              <w:rFonts w:cs="Times New Roman"/>
              <w:noProof/>
            </w:rPr>
          </w:pPr>
          <w:del w:id="139" w:author="Anzalna Saeed" w:date="2026-09-21T22:58:00Z" w16du:dateUtc="2026-09-21T17:58:00Z">
            <w:r w:rsidRPr="00870BA1" w:rsidDel="00400EEA">
              <w:rPr>
                <w:rStyle w:val="Hyperlink"/>
                <w:rFonts w:cs="Times New Roman"/>
                <w:noProof/>
                <w:color w:val="000000" w:themeColor="text1"/>
                <w:rPrChange w:id="140"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141"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"_Toc240921955"</w:delInstrText>
            </w:r>
            <w:r w:rsidRPr="00870BA1" w:rsidDel="00400EEA">
              <w:rPr>
                <w:rStyle w:val="Hyperlink"/>
                <w:rFonts w:cs="Times New Roman"/>
                <w:noProof/>
                <w:color w:val="000000" w:themeColor="text1"/>
                <w:rPrChange w:id="142"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143"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144" w:author="Anzalna Saeed" w:date="2026-09-21T23:18:00Z" w16du:dateUtc="2026-09-21T18:18:00Z">
                  <w:rPr>
                    <w:rStyle w:val="Hyperlink"/>
                    <w:rFonts w:cs="Times New Roman"/>
                    <w:b/>
                    <w:bCs/>
                    <w:noProof/>
                  </w:rPr>
                </w:rPrChange>
              </w:rPr>
              <w:delText>2.3 Stakeholders</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_Toc240921955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145" w:author="Anzalna Saeed" w:date="2026-09-21T23:18:00Z" w16du:dateUtc="2026-09-21T18:18:00Z">
                  <w:rPr>
                    <w:rStyle w:val="Hyperlink"/>
                    <w:rFonts w:cs="Times New Roman"/>
                    <w:noProof/>
                  </w:rPr>
                </w:rPrChange>
              </w:rPr>
              <w:fldChar w:fldCharType="end"/>
            </w:r>
          </w:del>
        </w:p>
        <w:p w14:paraId="13432434" w14:textId="1A39FBFE" w:rsidR="00400EEA" w:rsidRPr="00870BA1" w:rsidDel="00400EEA" w:rsidRDefault="00400EEA">
          <w:pPr>
            <w:pStyle w:val="TOC1"/>
            <w:tabs>
              <w:tab w:val="right" w:leader="dot" w:pos="9736"/>
            </w:tabs>
            <w:rPr>
              <w:del w:id="146" w:author="Anzalna Saeed" w:date="2026-09-21T22:58:00Z" w16du:dateUtc="2026-09-21T17:58:00Z"/>
              <w:rFonts w:cs="Times New Roman"/>
              <w:noProof/>
            </w:rPr>
          </w:pPr>
          <w:del w:id="147" w:author="Anzalna Saeed" w:date="2026-09-21T22:58:00Z" w16du:dateUtc="2026-09-21T17:58:00Z">
            <w:r w:rsidRPr="00870BA1" w:rsidDel="00400EEA">
              <w:rPr>
                <w:rStyle w:val="Hyperlink"/>
                <w:rFonts w:cs="Times New Roman"/>
                <w:noProof/>
                <w:color w:val="000000" w:themeColor="text1"/>
                <w:rPrChange w:id="148"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149"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"_Toc240921956"</w:delInstrText>
            </w:r>
            <w:r w:rsidRPr="00870BA1" w:rsidDel="00400EEA">
              <w:rPr>
                <w:rStyle w:val="Hyperlink"/>
                <w:rFonts w:cs="Times New Roman"/>
                <w:noProof/>
                <w:color w:val="000000" w:themeColor="text1"/>
                <w:rPrChange w:id="150"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151"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152" w:author="Anzalna Saeed" w:date="2026-09-21T23:18:00Z" w16du:dateUtc="2026-09-21T18:18:00Z">
                  <w:rPr>
                    <w:rStyle w:val="Hyperlink"/>
                    <w:rFonts w:cs="Times New Roman"/>
                    <w:b/>
                    <w:bCs/>
                    <w:noProof/>
                  </w:rPr>
                </w:rPrChange>
              </w:rPr>
              <w:delText>3. Use Cases</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_Toc240921956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153" w:author="Anzalna Saeed" w:date="2026-09-21T23:18:00Z" w16du:dateUtc="2026-09-21T18:18:00Z">
                  <w:rPr>
                    <w:rStyle w:val="Hyperlink"/>
                    <w:rFonts w:cs="Times New Roman"/>
                    <w:noProof/>
                  </w:rPr>
                </w:rPrChange>
              </w:rPr>
              <w:fldChar w:fldCharType="end"/>
            </w:r>
          </w:del>
        </w:p>
        <w:p w14:paraId="11D0A8C6" w14:textId="4F92DC1B" w:rsidR="00400EEA" w:rsidRPr="00870BA1" w:rsidDel="00400EEA" w:rsidRDefault="00400EEA">
          <w:pPr>
            <w:pStyle w:val="TOC2"/>
            <w:tabs>
              <w:tab w:val="right" w:leader="dot" w:pos="9736"/>
            </w:tabs>
            <w:rPr>
              <w:del w:id="154" w:author="Anzalna Saeed" w:date="2026-09-21T22:58:00Z" w16du:dateUtc="2026-09-21T17:58:00Z"/>
              <w:rFonts w:cs="Times New Roman"/>
              <w:noProof/>
            </w:rPr>
          </w:pPr>
          <w:del w:id="155" w:author="Anzalna Saeed" w:date="2026-09-21T22:58:00Z" w16du:dateUtc="2026-09-21T17:58:00Z">
            <w:r w:rsidRPr="00870BA1" w:rsidDel="00400EEA">
              <w:rPr>
                <w:rStyle w:val="Hyperlink"/>
                <w:rFonts w:cs="Times New Roman"/>
                <w:noProof/>
                <w:color w:val="000000" w:themeColor="text1"/>
                <w:rPrChange w:id="156"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157"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"_Toc240921957"</w:delInstrText>
            </w:r>
            <w:r w:rsidRPr="00870BA1" w:rsidDel="00400EEA">
              <w:rPr>
                <w:rStyle w:val="Hyperlink"/>
                <w:rFonts w:cs="Times New Roman"/>
                <w:noProof/>
                <w:color w:val="000000" w:themeColor="text1"/>
                <w:rPrChange w:id="158"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159"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160" w:author="Anzalna Saeed" w:date="2026-09-21T23:18:00Z" w16du:dateUtc="2026-09-21T18:18:00Z">
                  <w:rPr>
                    <w:rStyle w:val="Hyperlink"/>
                    <w:rFonts w:cs="Times New Roman"/>
                    <w:b/>
                    <w:bCs/>
                    <w:noProof/>
                  </w:rPr>
                </w:rPrChange>
              </w:rPr>
              <w:delText>3.1 Use Case Summary</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_Toc240921957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161" w:author="Anzalna Saeed" w:date="2026-09-21T23:18:00Z" w16du:dateUtc="2026-09-21T18:18:00Z">
                  <w:rPr>
                    <w:rStyle w:val="Hyperlink"/>
                    <w:rFonts w:cs="Times New Roman"/>
                    <w:noProof/>
                  </w:rPr>
                </w:rPrChange>
              </w:rPr>
              <w:fldChar w:fldCharType="end"/>
            </w:r>
          </w:del>
        </w:p>
        <w:p w14:paraId="0CE76B28" w14:textId="01350CBC" w:rsidR="00400EEA" w:rsidRPr="00870BA1" w:rsidDel="00400EEA" w:rsidRDefault="00400EEA">
          <w:pPr>
            <w:pStyle w:val="TOC2"/>
            <w:tabs>
              <w:tab w:val="right" w:leader="dot" w:pos="9736"/>
            </w:tabs>
            <w:rPr>
              <w:del w:id="162" w:author="Anzalna Saeed" w:date="2026-09-21T22:58:00Z" w16du:dateUtc="2026-09-21T17:58:00Z"/>
              <w:rFonts w:cs="Times New Roman"/>
              <w:noProof/>
            </w:rPr>
          </w:pPr>
          <w:del w:id="163" w:author="Anzalna Saeed" w:date="2026-09-21T22:58:00Z" w16du:dateUtc="2026-09-21T17:58:00Z">
            <w:r w:rsidRPr="00870BA1" w:rsidDel="00400EEA">
              <w:rPr>
                <w:rStyle w:val="Hyperlink"/>
                <w:rFonts w:cs="Times New Roman"/>
                <w:noProof/>
                <w:color w:val="000000" w:themeColor="text1"/>
                <w:rPrChange w:id="164"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165"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"_Toc240921958"</w:delInstrText>
            </w:r>
            <w:r w:rsidRPr="00870BA1" w:rsidDel="00400EEA">
              <w:rPr>
                <w:rStyle w:val="Hyperlink"/>
                <w:rFonts w:cs="Times New Roman"/>
                <w:noProof/>
                <w:color w:val="000000" w:themeColor="text1"/>
                <w:rPrChange w:id="166"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167"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168" w:author="Anzalna Saeed" w:date="2026-09-21T23:18:00Z" w16du:dateUtc="2026-09-21T18:18:00Z">
                  <w:rPr>
                    <w:rStyle w:val="Hyperlink"/>
                    <w:rFonts w:cs="Times New Roman"/>
                    <w:b/>
                    <w:bCs/>
                    <w:noProof/>
                  </w:rPr>
                </w:rPrChange>
              </w:rPr>
              <w:delText>3.2 Detailed Use Cases</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_Toc240921958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169" w:author="Anzalna Saeed" w:date="2026-09-21T23:18:00Z" w16du:dateUtc="2026-09-21T18:18:00Z">
                  <w:rPr>
                    <w:rStyle w:val="Hyperlink"/>
                    <w:rFonts w:cs="Times New Roman"/>
                    <w:noProof/>
                  </w:rPr>
                </w:rPrChange>
              </w:rPr>
              <w:fldChar w:fldCharType="end"/>
            </w:r>
          </w:del>
        </w:p>
        <w:p w14:paraId="25068BFD" w14:textId="082BA9A7" w:rsidR="00400EEA" w:rsidRPr="00870BA1" w:rsidDel="00400EEA" w:rsidRDefault="00400EEA">
          <w:pPr>
            <w:pStyle w:val="TOC3"/>
            <w:tabs>
              <w:tab w:val="right" w:leader="dot" w:pos="9736"/>
            </w:tabs>
            <w:rPr>
              <w:del w:id="170" w:author="Anzalna Saeed" w:date="2026-09-21T22:58:00Z" w16du:dateUtc="2026-09-21T17:58:00Z"/>
              <w:rFonts w:cs="Times New Roman"/>
              <w:noProof/>
            </w:rPr>
          </w:pPr>
          <w:del w:id="171" w:author="Anzalna Saeed" w:date="2026-09-21T22:58:00Z" w16du:dateUtc="2026-09-21T17:58:00Z">
            <w:r w:rsidRPr="00870BA1" w:rsidDel="00400EEA">
              <w:rPr>
                <w:rStyle w:val="Hyperlink"/>
                <w:rFonts w:cs="Times New Roman"/>
                <w:noProof/>
                <w:color w:val="000000" w:themeColor="text1"/>
                <w:rPrChange w:id="172"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173"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"_Toc240921959"</w:delInstrText>
            </w:r>
            <w:r w:rsidRPr="00870BA1" w:rsidDel="00400EEA">
              <w:rPr>
                <w:rStyle w:val="Hyperlink"/>
                <w:rFonts w:cs="Times New Roman"/>
                <w:noProof/>
                <w:color w:val="000000" w:themeColor="text1"/>
                <w:rPrChange w:id="174"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175"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176" w:author="Anzalna Saeed" w:date="2026-09-21T23:18:00Z" w16du:dateUtc="2026-09-21T18:18:00Z">
                  <w:rPr>
                    <w:rStyle w:val="Hyperlink"/>
                    <w:rFonts w:cs="Times New Roman"/>
                    <w:b/>
                    <w:bCs/>
                    <w:noProof/>
                  </w:rPr>
                </w:rPrChange>
              </w:rPr>
              <w:delText>UC-01: Translate English text to Urdu</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_Toc240921959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177" w:author="Anzalna Saeed" w:date="2026-09-21T23:18:00Z" w16du:dateUtc="2026-09-21T18:18:00Z">
                  <w:rPr>
                    <w:rStyle w:val="Hyperlink"/>
                    <w:rFonts w:cs="Times New Roman"/>
                    <w:noProof/>
                  </w:rPr>
                </w:rPrChange>
              </w:rPr>
              <w:fldChar w:fldCharType="end"/>
            </w:r>
          </w:del>
        </w:p>
        <w:p w14:paraId="07353411" w14:textId="29F7A92D" w:rsidR="00400EEA" w:rsidRPr="00870BA1" w:rsidDel="00400EEA" w:rsidRDefault="00400EEA">
          <w:pPr>
            <w:pStyle w:val="TOC3"/>
            <w:tabs>
              <w:tab w:val="right" w:leader="dot" w:pos="9736"/>
            </w:tabs>
            <w:rPr>
              <w:del w:id="178" w:author="Anzalna Saeed" w:date="2026-09-21T22:58:00Z" w16du:dateUtc="2026-09-21T17:58:00Z"/>
              <w:rFonts w:cs="Times New Roman"/>
              <w:noProof/>
            </w:rPr>
          </w:pPr>
          <w:del w:id="179" w:author="Anzalna Saeed" w:date="2026-09-21T22:58:00Z" w16du:dateUtc="2026-09-21T17:58:00Z">
            <w:r w:rsidRPr="00870BA1" w:rsidDel="00400EEA">
              <w:rPr>
                <w:rStyle w:val="Hyperlink"/>
                <w:rFonts w:cs="Times New Roman"/>
                <w:noProof/>
                <w:color w:val="000000" w:themeColor="text1"/>
                <w:rPrChange w:id="180"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181"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"_Toc240921960"</w:delInstrText>
            </w:r>
            <w:r w:rsidRPr="00870BA1" w:rsidDel="00400EEA">
              <w:rPr>
                <w:rStyle w:val="Hyperlink"/>
                <w:rFonts w:cs="Times New Roman"/>
                <w:noProof/>
                <w:color w:val="000000" w:themeColor="text1"/>
                <w:rPrChange w:id="182"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183"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184" w:author="Anzalna Saeed" w:date="2026-09-21T23:18:00Z" w16du:dateUtc="2026-09-21T18:18:00Z">
                  <w:rPr>
                    <w:rStyle w:val="Hyperlink"/>
                    <w:rFonts w:cs="Times New Roman"/>
                    <w:b/>
                    <w:bCs/>
                    <w:noProof/>
                  </w:rPr>
                </w:rPrChange>
              </w:rPr>
              <w:delText>UC-03: Translate Roman Urdu text to English</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_Toc240921960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185" w:author="Anzalna Saeed" w:date="2026-09-21T23:18:00Z" w16du:dateUtc="2026-09-21T18:18:00Z">
                  <w:rPr>
                    <w:rStyle w:val="Hyperlink"/>
                    <w:rFonts w:cs="Times New Roman"/>
                    <w:noProof/>
                  </w:rPr>
                </w:rPrChange>
              </w:rPr>
              <w:fldChar w:fldCharType="end"/>
            </w:r>
          </w:del>
        </w:p>
        <w:p w14:paraId="1F1B2AC6" w14:textId="31FB1132" w:rsidR="00400EEA" w:rsidRPr="00870BA1" w:rsidDel="00400EEA" w:rsidRDefault="00400EEA">
          <w:pPr>
            <w:pStyle w:val="TOC3"/>
            <w:tabs>
              <w:tab w:val="right" w:leader="dot" w:pos="9736"/>
            </w:tabs>
            <w:rPr>
              <w:del w:id="186" w:author="Anzalna Saeed" w:date="2026-09-21T22:58:00Z" w16du:dateUtc="2026-09-21T17:58:00Z"/>
              <w:rFonts w:cs="Times New Roman"/>
              <w:noProof/>
            </w:rPr>
          </w:pPr>
          <w:del w:id="187" w:author="Anzalna Saeed" w:date="2026-09-21T22:58:00Z" w16du:dateUtc="2026-09-21T17:58:00Z">
            <w:r w:rsidRPr="00870BA1" w:rsidDel="00400EEA">
              <w:rPr>
                <w:rStyle w:val="Hyperlink"/>
                <w:rFonts w:cs="Times New Roman"/>
                <w:noProof/>
                <w:color w:val="000000" w:themeColor="text1"/>
                <w:rPrChange w:id="188"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189"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"_Toc240921961"</w:delInstrText>
            </w:r>
            <w:r w:rsidRPr="00870BA1" w:rsidDel="00400EEA">
              <w:rPr>
                <w:rStyle w:val="Hyperlink"/>
                <w:rFonts w:cs="Times New Roman"/>
                <w:noProof/>
                <w:color w:val="000000" w:themeColor="text1"/>
                <w:rPrChange w:id="190"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191"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192" w:author="Anzalna Saeed" w:date="2026-09-21T23:18:00Z" w16du:dateUtc="2026-09-21T18:18:00Z">
                  <w:rPr>
                    <w:rStyle w:val="Hyperlink"/>
                    <w:rFonts w:cs="Times New Roman"/>
                    <w:b/>
                    <w:bCs/>
                    <w:noProof/>
                  </w:rPr>
                </w:rPrChange>
              </w:rPr>
              <w:delText>UC-05: Submit thumbs up/down feedback on a translation</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_Toc240921961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193" w:author="Anzalna Saeed" w:date="2026-09-21T23:18:00Z" w16du:dateUtc="2026-09-21T18:18:00Z">
                  <w:rPr>
                    <w:rStyle w:val="Hyperlink"/>
                    <w:rFonts w:cs="Times New Roman"/>
                    <w:noProof/>
                  </w:rPr>
                </w:rPrChange>
              </w:rPr>
              <w:fldChar w:fldCharType="end"/>
            </w:r>
          </w:del>
        </w:p>
        <w:p w14:paraId="7044A30D" w14:textId="75B51A81" w:rsidR="00400EEA" w:rsidRPr="00870BA1" w:rsidDel="00400EEA" w:rsidRDefault="00400EEA">
          <w:pPr>
            <w:pStyle w:val="TOC3"/>
            <w:tabs>
              <w:tab w:val="right" w:leader="dot" w:pos="9736"/>
            </w:tabs>
            <w:rPr>
              <w:del w:id="194" w:author="Anzalna Saeed" w:date="2026-09-21T22:58:00Z" w16du:dateUtc="2026-09-21T17:58:00Z"/>
              <w:rFonts w:cs="Times New Roman"/>
              <w:noProof/>
            </w:rPr>
          </w:pPr>
          <w:del w:id="195" w:author="Anzalna Saeed" w:date="2026-09-21T22:58:00Z" w16du:dateUtc="2026-09-21T17:58:00Z">
            <w:r w:rsidRPr="00870BA1" w:rsidDel="00400EEA">
              <w:rPr>
                <w:rStyle w:val="Hyperlink"/>
                <w:rFonts w:cs="Times New Roman"/>
                <w:noProof/>
                <w:color w:val="000000" w:themeColor="text1"/>
                <w:rPrChange w:id="196"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197"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"_Toc240921962"</w:delInstrText>
            </w:r>
            <w:r w:rsidRPr="00870BA1" w:rsidDel="00400EEA">
              <w:rPr>
                <w:rStyle w:val="Hyperlink"/>
                <w:rFonts w:cs="Times New Roman"/>
                <w:noProof/>
                <w:color w:val="000000" w:themeColor="text1"/>
                <w:rPrChange w:id="198"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199"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200" w:author="Anzalna Saeed" w:date="2026-09-21T23:18:00Z" w16du:dateUtc="2026-09-21T18:18:00Z">
                  <w:rPr>
                    <w:rStyle w:val="Hyperlink"/>
                    <w:rFonts w:cs="Times New Roman"/>
                    <w:b/>
                    <w:bCs/>
                    <w:noProof/>
                  </w:rPr>
                </w:rPrChange>
              </w:rPr>
              <w:delText>UC-09: System falls back to raw base-model output on validation failure</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_Toc240921962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201" w:author="Anzalna Saeed" w:date="2026-09-21T23:18:00Z" w16du:dateUtc="2026-09-21T18:18:00Z">
                  <w:rPr>
                    <w:rStyle w:val="Hyperlink"/>
                    <w:rFonts w:cs="Times New Roman"/>
                    <w:noProof/>
                  </w:rPr>
                </w:rPrChange>
              </w:rPr>
              <w:fldChar w:fldCharType="end"/>
            </w:r>
          </w:del>
        </w:p>
        <w:p w14:paraId="1430219C" w14:textId="65DC3CF2" w:rsidR="00400EEA" w:rsidRPr="00870BA1" w:rsidDel="00400EEA" w:rsidRDefault="00400EEA">
          <w:pPr>
            <w:pStyle w:val="TOC1"/>
            <w:tabs>
              <w:tab w:val="right" w:leader="dot" w:pos="9736"/>
            </w:tabs>
            <w:rPr>
              <w:del w:id="202" w:author="Anzalna Saeed" w:date="2026-09-21T22:58:00Z" w16du:dateUtc="2026-09-21T17:58:00Z"/>
              <w:rFonts w:cs="Times New Roman"/>
              <w:noProof/>
            </w:rPr>
          </w:pPr>
          <w:del w:id="203" w:author="Anzalna Saeed" w:date="2026-09-21T22:58:00Z" w16du:dateUtc="2026-09-21T17:58:00Z">
            <w:r w:rsidRPr="00870BA1" w:rsidDel="00400EEA">
              <w:rPr>
                <w:rStyle w:val="Hyperlink"/>
                <w:rFonts w:cs="Times New Roman"/>
                <w:noProof/>
                <w:color w:val="000000" w:themeColor="text1"/>
                <w:rPrChange w:id="204"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205"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"_Toc240921963"</w:delInstrText>
            </w:r>
            <w:r w:rsidRPr="00870BA1" w:rsidDel="00400EEA">
              <w:rPr>
                <w:rStyle w:val="Hyperlink"/>
                <w:rFonts w:cs="Times New Roman"/>
                <w:noProof/>
                <w:color w:val="000000" w:themeColor="text1"/>
                <w:rPrChange w:id="206"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207"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208" w:author="Anzalna Saeed" w:date="2026-09-21T23:18:00Z" w16du:dateUtc="2026-09-21T18:18:00Z">
                  <w:rPr>
                    <w:rStyle w:val="Hyperlink"/>
                    <w:rFonts w:cs="Times New Roman"/>
                    <w:b/>
                    <w:bCs/>
                    <w:noProof/>
                  </w:rPr>
                </w:rPrChange>
              </w:rPr>
              <w:delText>4. Test Cases</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_Toc240921963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209" w:author="Anzalna Saeed" w:date="2026-09-21T23:18:00Z" w16du:dateUtc="2026-09-21T18:18:00Z">
                  <w:rPr>
                    <w:rStyle w:val="Hyperlink"/>
                    <w:rFonts w:cs="Times New Roman"/>
                    <w:noProof/>
                  </w:rPr>
                </w:rPrChange>
              </w:rPr>
              <w:fldChar w:fldCharType="end"/>
            </w:r>
          </w:del>
        </w:p>
        <w:p w14:paraId="15862921" w14:textId="683F2494" w:rsidR="00400EEA" w:rsidRPr="00870BA1" w:rsidDel="00400EEA" w:rsidRDefault="00400EEA">
          <w:pPr>
            <w:pStyle w:val="TOC1"/>
            <w:tabs>
              <w:tab w:val="right" w:leader="dot" w:pos="9736"/>
            </w:tabs>
            <w:rPr>
              <w:del w:id="210" w:author="Anzalna Saeed" w:date="2026-09-21T22:58:00Z" w16du:dateUtc="2026-09-21T17:58:00Z"/>
              <w:rFonts w:cs="Times New Roman"/>
              <w:noProof/>
            </w:rPr>
          </w:pPr>
          <w:del w:id="211" w:author="Anzalna Saeed" w:date="2026-09-21T22:58:00Z" w16du:dateUtc="2026-09-21T17:58:00Z">
            <w:r w:rsidRPr="00870BA1" w:rsidDel="00400EEA">
              <w:rPr>
                <w:rStyle w:val="Hyperlink"/>
                <w:rFonts w:cs="Times New Roman"/>
                <w:noProof/>
                <w:color w:val="000000" w:themeColor="text1"/>
                <w:rPrChange w:id="212"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213"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"_Toc240921964"</w:delInstrText>
            </w:r>
            <w:r w:rsidRPr="00870BA1" w:rsidDel="00400EEA">
              <w:rPr>
                <w:rStyle w:val="Hyperlink"/>
                <w:rFonts w:cs="Times New Roman"/>
                <w:noProof/>
                <w:color w:val="000000" w:themeColor="text1"/>
                <w:rPrChange w:id="214"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215"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216" w:author="Anzalna Saeed" w:date="2026-09-21T23:18:00Z" w16du:dateUtc="2026-09-21T18:18:00Z">
                  <w:rPr>
                    <w:rStyle w:val="Hyperlink"/>
                    <w:rFonts w:cs="Times New Roman"/>
                    <w:b/>
                    <w:bCs/>
                    <w:noProof/>
                  </w:rPr>
                </w:rPrChange>
              </w:rPr>
              <w:delText>5. System Architecture</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_Toc240921964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217" w:author="Anzalna Saeed" w:date="2026-09-21T23:18:00Z" w16du:dateUtc="2026-09-21T18:18:00Z">
                  <w:rPr>
                    <w:rStyle w:val="Hyperlink"/>
                    <w:rFonts w:cs="Times New Roman"/>
                    <w:noProof/>
                  </w:rPr>
                </w:rPrChange>
              </w:rPr>
              <w:fldChar w:fldCharType="end"/>
            </w:r>
          </w:del>
        </w:p>
        <w:p w14:paraId="56E48717" w14:textId="5E6FD91D" w:rsidR="00400EEA" w:rsidRPr="00870BA1" w:rsidDel="00400EEA" w:rsidRDefault="00400EEA">
          <w:pPr>
            <w:pStyle w:val="TOC2"/>
            <w:tabs>
              <w:tab w:val="right" w:leader="dot" w:pos="9736"/>
            </w:tabs>
            <w:rPr>
              <w:del w:id="218" w:author="Anzalna Saeed" w:date="2026-09-21T22:58:00Z" w16du:dateUtc="2026-09-21T17:58:00Z"/>
              <w:rFonts w:cs="Times New Roman"/>
              <w:noProof/>
            </w:rPr>
          </w:pPr>
          <w:del w:id="219" w:author="Anzalna Saeed" w:date="2026-09-21T22:58:00Z" w16du:dateUtc="2026-09-21T17:58:00Z">
            <w:r w:rsidRPr="00870BA1" w:rsidDel="00400EEA">
              <w:rPr>
                <w:rStyle w:val="Hyperlink"/>
                <w:rFonts w:cs="Times New Roman"/>
                <w:noProof/>
                <w:color w:val="000000" w:themeColor="text1"/>
                <w:rPrChange w:id="220"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221"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"_Toc240921965"</w:delInstrText>
            </w:r>
            <w:r w:rsidRPr="00870BA1" w:rsidDel="00400EEA">
              <w:rPr>
                <w:rStyle w:val="Hyperlink"/>
                <w:rFonts w:cs="Times New Roman"/>
                <w:noProof/>
                <w:color w:val="000000" w:themeColor="text1"/>
                <w:rPrChange w:id="222"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223"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224" w:author="Anzalna Saeed" w:date="2026-09-21T23:18:00Z" w16du:dateUtc="2026-09-21T18:18:00Z">
                  <w:rPr>
                    <w:rStyle w:val="Hyperlink"/>
                    <w:rFonts w:cs="Times New Roman"/>
                    <w:b/>
                    <w:bCs/>
                    <w:noProof/>
                  </w:rPr>
                </w:rPrChange>
              </w:rPr>
              <w:delText>5.1 Architectural Style</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_Toc240921965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225" w:author="Anzalna Saeed" w:date="2026-09-21T23:18:00Z" w16du:dateUtc="2026-09-21T18:18:00Z">
                  <w:rPr>
                    <w:rStyle w:val="Hyperlink"/>
                    <w:rFonts w:cs="Times New Roman"/>
                    <w:noProof/>
                  </w:rPr>
                </w:rPrChange>
              </w:rPr>
              <w:fldChar w:fldCharType="end"/>
            </w:r>
          </w:del>
        </w:p>
        <w:p w14:paraId="181F6EBA" w14:textId="3D0570D0" w:rsidR="00400EEA" w:rsidRPr="00870BA1" w:rsidDel="00400EEA" w:rsidRDefault="00400EEA">
          <w:pPr>
            <w:pStyle w:val="TOC2"/>
            <w:tabs>
              <w:tab w:val="right" w:leader="dot" w:pos="9736"/>
            </w:tabs>
            <w:rPr>
              <w:del w:id="226" w:author="Anzalna Saeed" w:date="2026-09-21T22:58:00Z" w16du:dateUtc="2026-09-21T17:58:00Z"/>
              <w:rFonts w:cs="Times New Roman"/>
              <w:noProof/>
            </w:rPr>
          </w:pPr>
          <w:del w:id="227" w:author="Anzalna Saeed" w:date="2026-09-21T22:58:00Z" w16du:dateUtc="2026-09-21T17:58:00Z">
            <w:r w:rsidRPr="00870BA1" w:rsidDel="00400EEA">
              <w:rPr>
                <w:rStyle w:val="Hyperlink"/>
                <w:rFonts w:cs="Times New Roman"/>
                <w:noProof/>
                <w:color w:val="000000" w:themeColor="text1"/>
                <w:rPrChange w:id="228"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229"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"_Toc240921966"</w:delInstrText>
            </w:r>
            <w:r w:rsidRPr="00870BA1" w:rsidDel="00400EEA">
              <w:rPr>
                <w:rStyle w:val="Hyperlink"/>
                <w:rFonts w:cs="Times New Roman"/>
                <w:noProof/>
                <w:color w:val="000000" w:themeColor="text1"/>
                <w:rPrChange w:id="230"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231"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232" w:author="Anzalna Saeed" w:date="2026-09-21T23:18:00Z" w16du:dateUtc="2026-09-21T18:18:00Z">
                  <w:rPr>
                    <w:rStyle w:val="Hyperlink"/>
                    <w:rFonts w:cs="Times New Roman"/>
                    <w:b/>
                    <w:bCs/>
                    <w:noProof/>
                  </w:rPr>
                </w:rPrChange>
              </w:rPr>
              <w:delText>5.2 Pipeline / Component Breakdown</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_Toc240921966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233" w:author="Anzalna Saeed" w:date="2026-09-21T23:18:00Z" w16du:dateUtc="2026-09-21T18:18:00Z">
                  <w:rPr>
                    <w:rStyle w:val="Hyperlink"/>
                    <w:rFonts w:cs="Times New Roman"/>
                    <w:noProof/>
                  </w:rPr>
                </w:rPrChange>
              </w:rPr>
              <w:fldChar w:fldCharType="end"/>
            </w:r>
          </w:del>
        </w:p>
        <w:p w14:paraId="08E7823B" w14:textId="5ABAFC3F" w:rsidR="00400EEA" w:rsidRPr="00870BA1" w:rsidDel="00400EEA" w:rsidRDefault="00400EEA">
          <w:pPr>
            <w:pStyle w:val="TOC2"/>
            <w:tabs>
              <w:tab w:val="right" w:leader="dot" w:pos="9736"/>
            </w:tabs>
            <w:rPr>
              <w:del w:id="234" w:author="Anzalna Saeed" w:date="2026-09-21T22:58:00Z" w16du:dateUtc="2026-09-21T17:58:00Z"/>
              <w:rFonts w:cs="Times New Roman"/>
              <w:noProof/>
            </w:rPr>
          </w:pPr>
          <w:del w:id="235" w:author="Anzalna Saeed" w:date="2026-09-21T22:58:00Z" w16du:dateUtc="2026-09-21T17:58:00Z">
            <w:r w:rsidRPr="00870BA1" w:rsidDel="00400EEA">
              <w:rPr>
                <w:rStyle w:val="Hyperlink"/>
                <w:rFonts w:cs="Times New Roman"/>
                <w:noProof/>
                <w:color w:val="000000" w:themeColor="text1"/>
                <w:rPrChange w:id="236"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237"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"_Toc240921967"</w:delInstrText>
            </w:r>
            <w:r w:rsidRPr="00870BA1" w:rsidDel="00400EEA">
              <w:rPr>
                <w:rStyle w:val="Hyperlink"/>
                <w:rFonts w:cs="Times New Roman"/>
                <w:noProof/>
                <w:color w:val="000000" w:themeColor="text1"/>
                <w:rPrChange w:id="238"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239"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240" w:author="Anzalna Saeed" w:date="2026-09-21T23:18:00Z" w16du:dateUtc="2026-09-21T18:18:00Z">
                  <w:rPr>
                    <w:rStyle w:val="Hyperlink"/>
                    <w:rFonts w:cs="Times New Roman"/>
                    <w:b/>
                    <w:bCs/>
                    <w:noProof/>
                  </w:rPr>
                </w:rPrChange>
              </w:rPr>
              <w:delText>5.3 Request Flow (Text Diagram)</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_Toc240921967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241" w:author="Anzalna Saeed" w:date="2026-09-21T23:18:00Z" w16du:dateUtc="2026-09-21T18:18:00Z">
                  <w:rPr>
                    <w:rStyle w:val="Hyperlink"/>
                    <w:rFonts w:cs="Times New Roman"/>
                    <w:noProof/>
                  </w:rPr>
                </w:rPrChange>
              </w:rPr>
              <w:fldChar w:fldCharType="end"/>
            </w:r>
          </w:del>
        </w:p>
        <w:p w14:paraId="347BCECD" w14:textId="04C192EE" w:rsidR="00400EEA" w:rsidRPr="00870BA1" w:rsidDel="00400EEA" w:rsidRDefault="00400EEA">
          <w:pPr>
            <w:pStyle w:val="TOC2"/>
            <w:tabs>
              <w:tab w:val="right" w:leader="dot" w:pos="9736"/>
            </w:tabs>
            <w:rPr>
              <w:del w:id="242" w:author="Anzalna Saeed" w:date="2026-09-21T22:58:00Z" w16du:dateUtc="2026-09-21T17:58:00Z"/>
              <w:rFonts w:cs="Times New Roman"/>
              <w:noProof/>
            </w:rPr>
          </w:pPr>
          <w:del w:id="243" w:author="Anzalna Saeed" w:date="2026-09-21T22:58:00Z" w16du:dateUtc="2026-09-21T17:58:00Z">
            <w:r w:rsidRPr="00870BA1" w:rsidDel="00400EEA">
              <w:rPr>
                <w:rStyle w:val="Hyperlink"/>
                <w:rFonts w:cs="Times New Roman"/>
                <w:noProof/>
                <w:color w:val="000000" w:themeColor="text1"/>
                <w:rPrChange w:id="244"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245"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"_Toc240921968"</w:delInstrText>
            </w:r>
            <w:r w:rsidRPr="00870BA1" w:rsidDel="00400EEA">
              <w:rPr>
                <w:rStyle w:val="Hyperlink"/>
                <w:rFonts w:cs="Times New Roman"/>
                <w:noProof/>
                <w:color w:val="000000" w:themeColor="text1"/>
                <w:rPrChange w:id="246"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247"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248" w:author="Anzalna Saeed" w:date="2026-09-21T23:18:00Z" w16du:dateUtc="2026-09-21T18:18:00Z">
                  <w:rPr>
                    <w:rStyle w:val="Hyperlink"/>
                    <w:rFonts w:cs="Times New Roman"/>
                    <w:b/>
                    <w:bCs/>
                    <w:noProof/>
                  </w:rPr>
                </w:rPrChange>
              </w:rPr>
              <w:delText>5.4 Data Stores</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_Toc240921968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249" w:author="Anzalna Saeed" w:date="2026-09-21T23:18:00Z" w16du:dateUtc="2026-09-21T18:18:00Z">
                  <w:rPr>
                    <w:rStyle w:val="Hyperlink"/>
                    <w:rFonts w:cs="Times New Roman"/>
                    <w:noProof/>
                  </w:rPr>
                </w:rPrChange>
              </w:rPr>
              <w:fldChar w:fldCharType="end"/>
            </w:r>
          </w:del>
        </w:p>
        <w:p w14:paraId="0CB95F40" w14:textId="2FEF3076" w:rsidR="00400EEA" w:rsidRPr="00870BA1" w:rsidDel="00400EEA" w:rsidRDefault="00400EEA">
          <w:pPr>
            <w:pStyle w:val="TOC1"/>
            <w:tabs>
              <w:tab w:val="right" w:leader="dot" w:pos="9736"/>
            </w:tabs>
            <w:rPr>
              <w:del w:id="250" w:author="Anzalna Saeed" w:date="2026-09-21T22:58:00Z" w16du:dateUtc="2026-09-21T17:58:00Z"/>
              <w:rFonts w:cs="Times New Roman"/>
              <w:noProof/>
            </w:rPr>
          </w:pPr>
          <w:del w:id="251" w:author="Anzalna Saeed" w:date="2026-09-21T22:58:00Z" w16du:dateUtc="2026-09-21T17:58:00Z">
            <w:r w:rsidRPr="00870BA1" w:rsidDel="00400EEA">
              <w:rPr>
                <w:rStyle w:val="Hyperlink"/>
                <w:rFonts w:cs="Times New Roman"/>
                <w:noProof/>
                <w:color w:val="000000" w:themeColor="text1"/>
                <w:rPrChange w:id="252"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253"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"_Toc240921969"</w:delInstrText>
            </w:r>
            <w:r w:rsidRPr="00870BA1" w:rsidDel="00400EEA">
              <w:rPr>
                <w:rStyle w:val="Hyperlink"/>
                <w:rFonts w:cs="Times New Roman"/>
                <w:noProof/>
                <w:color w:val="000000" w:themeColor="text1"/>
                <w:rPrChange w:id="254"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255"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256" w:author="Anzalna Saeed" w:date="2026-09-21T23:18:00Z" w16du:dateUtc="2026-09-21T18:18:00Z">
                  <w:rPr>
                    <w:rStyle w:val="Hyperlink"/>
                    <w:rFonts w:cs="Times New Roman"/>
                    <w:b/>
                    <w:bCs/>
                    <w:noProof/>
                  </w:rPr>
                </w:rPrChange>
              </w:rPr>
              <w:delText>6. Evaluation Dataset</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_Toc240921969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257" w:author="Anzalna Saeed" w:date="2026-09-21T23:18:00Z" w16du:dateUtc="2026-09-21T18:18:00Z">
                  <w:rPr>
                    <w:rStyle w:val="Hyperlink"/>
                    <w:rFonts w:cs="Times New Roman"/>
                    <w:noProof/>
                  </w:rPr>
                </w:rPrChange>
              </w:rPr>
              <w:fldChar w:fldCharType="end"/>
            </w:r>
          </w:del>
        </w:p>
        <w:p w14:paraId="3E87C662" w14:textId="2BDB878D" w:rsidR="00400EEA" w:rsidRPr="00870BA1" w:rsidDel="00400EEA" w:rsidRDefault="00400EEA">
          <w:pPr>
            <w:pStyle w:val="TOC2"/>
            <w:tabs>
              <w:tab w:val="right" w:leader="dot" w:pos="9736"/>
            </w:tabs>
            <w:rPr>
              <w:del w:id="258" w:author="Anzalna Saeed" w:date="2026-09-21T22:58:00Z" w16du:dateUtc="2026-09-21T17:58:00Z"/>
              <w:rFonts w:cs="Times New Roman"/>
              <w:noProof/>
            </w:rPr>
          </w:pPr>
          <w:del w:id="259" w:author="Anzalna Saeed" w:date="2026-09-21T22:58:00Z" w16du:dateUtc="2026-09-21T17:58:00Z">
            <w:r w:rsidRPr="00870BA1" w:rsidDel="00400EEA">
              <w:rPr>
                <w:rStyle w:val="Hyperlink"/>
                <w:rFonts w:cs="Times New Roman"/>
                <w:noProof/>
                <w:color w:val="000000" w:themeColor="text1"/>
                <w:rPrChange w:id="260"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261"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"_Toc240921970"</w:delInstrText>
            </w:r>
            <w:r w:rsidRPr="00870BA1" w:rsidDel="00400EEA">
              <w:rPr>
                <w:rStyle w:val="Hyperlink"/>
                <w:rFonts w:cs="Times New Roman"/>
                <w:noProof/>
                <w:color w:val="000000" w:themeColor="text1"/>
                <w:rPrChange w:id="262"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263"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264" w:author="Anzalna Saeed" w:date="2026-09-21T23:18:00Z" w16du:dateUtc="2026-09-21T18:18:00Z">
                  <w:rPr>
                    <w:rStyle w:val="Hyperlink"/>
                    <w:rFonts w:cs="Times New Roman"/>
                    <w:b/>
                    <w:bCs/>
                    <w:noProof/>
                  </w:rPr>
                </w:rPrChange>
              </w:rPr>
              <w:delText>6.1 Composition</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_Toc240921970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265" w:author="Anzalna Saeed" w:date="2026-09-21T23:18:00Z" w16du:dateUtc="2026-09-21T18:18:00Z">
                  <w:rPr>
                    <w:rStyle w:val="Hyperlink"/>
                    <w:rFonts w:cs="Times New Roman"/>
                    <w:noProof/>
                  </w:rPr>
                </w:rPrChange>
              </w:rPr>
              <w:fldChar w:fldCharType="end"/>
            </w:r>
          </w:del>
        </w:p>
        <w:p w14:paraId="79D276EA" w14:textId="36788C21" w:rsidR="00400EEA" w:rsidRPr="00870BA1" w:rsidDel="00400EEA" w:rsidRDefault="00400EEA">
          <w:pPr>
            <w:pStyle w:val="TOC2"/>
            <w:tabs>
              <w:tab w:val="right" w:leader="dot" w:pos="9736"/>
            </w:tabs>
            <w:rPr>
              <w:del w:id="266" w:author="Anzalna Saeed" w:date="2026-09-21T22:58:00Z" w16du:dateUtc="2026-09-21T17:58:00Z"/>
              <w:rFonts w:cs="Times New Roman"/>
              <w:noProof/>
            </w:rPr>
          </w:pPr>
          <w:del w:id="267" w:author="Anzalna Saeed" w:date="2026-09-21T22:58:00Z" w16du:dateUtc="2026-09-21T17:58:00Z">
            <w:r w:rsidRPr="00870BA1" w:rsidDel="00400EEA">
              <w:rPr>
                <w:rStyle w:val="Hyperlink"/>
                <w:rFonts w:cs="Times New Roman"/>
                <w:noProof/>
                <w:color w:val="000000" w:themeColor="text1"/>
                <w:rPrChange w:id="268"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269"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"_Toc240921971"</w:delInstrText>
            </w:r>
            <w:r w:rsidRPr="00870BA1" w:rsidDel="00400EEA">
              <w:rPr>
                <w:rStyle w:val="Hyperlink"/>
                <w:rFonts w:cs="Times New Roman"/>
                <w:noProof/>
                <w:color w:val="000000" w:themeColor="text1"/>
                <w:rPrChange w:id="270"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271"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272" w:author="Anzalna Saeed" w:date="2026-09-21T23:18:00Z" w16du:dateUtc="2026-09-21T18:18:00Z">
                  <w:rPr>
                    <w:rStyle w:val="Hyperlink"/>
                    <w:rFonts w:cs="Times New Roman"/>
                    <w:b/>
                    <w:bCs/>
                    <w:noProof/>
                  </w:rPr>
                </w:rPrChange>
              </w:rPr>
              <w:delText>6.2 Construction Method</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_Toc240921971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273" w:author="Anzalna Saeed" w:date="2026-09-21T23:18:00Z" w16du:dateUtc="2026-09-21T18:18:00Z">
                  <w:rPr>
                    <w:rStyle w:val="Hyperlink"/>
                    <w:rFonts w:cs="Times New Roman"/>
                    <w:noProof/>
                  </w:rPr>
                </w:rPrChange>
              </w:rPr>
              <w:fldChar w:fldCharType="end"/>
            </w:r>
          </w:del>
        </w:p>
        <w:p w14:paraId="1A28DCA1" w14:textId="0EEC1DCF" w:rsidR="00400EEA" w:rsidRPr="00870BA1" w:rsidDel="00400EEA" w:rsidRDefault="00400EEA">
          <w:pPr>
            <w:pStyle w:val="TOC2"/>
            <w:tabs>
              <w:tab w:val="right" w:leader="dot" w:pos="9736"/>
            </w:tabs>
            <w:rPr>
              <w:del w:id="274" w:author="Anzalna Saeed" w:date="2026-09-21T22:58:00Z" w16du:dateUtc="2026-09-21T17:58:00Z"/>
              <w:rFonts w:cs="Times New Roman"/>
              <w:noProof/>
            </w:rPr>
          </w:pPr>
          <w:del w:id="275" w:author="Anzalna Saeed" w:date="2026-09-21T22:58:00Z" w16du:dateUtc="2026-09-21T17:58:00Z">
            <w:r w:rsidRPr="00870BA1" w:rsidDel="00400EEA">
              <w:rPr>
                <w:rStyle w:val="Hyperlink"/>
                <w:rFonts w:cs="Times New Roman"/>
                <w:noProof/>
                <w:color w:val="000000" w:themeColor="text1"/>
                <w:rPrChange w:id="276"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277"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"_Toc240921972"</w:delInstrText>
            </w:r>
            <w:r w:rsidRPr="00870BA1" w:rsidDel="00400EEA">
              <w:rPr>
                <w:rStyle w:val="Hyperlink"/>
                <w:rFonts w:cs="Times New Roman"/>
                <w:noProof/>
                <w:color w:val="000000" w:themeColor="text1"/>
                <w:rPrChange w:id="278"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279"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280" w:author="Anzalna Saeed" w:date="2026-09-21T23:18:00Z" w16du:dateUtc="2026-09-21T18:18:00Z">
                  <w:rPr>
                    <w:rStyle w:val="Hyperlink"/>
                    <w:rFonts w:cs="Times New Roman"/>
                    <w:b/>
                    <w:bCs/>
                    <w:noProof/>
                  </w:rPr>
                </w:rPrChange>
              </w:rPr>
              <w:delText>6.3 Dataset Schema</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_Toc240921972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281" w:author="Anzalna Saeed" w:date="2026-09-21T23:18:00Z" w16du:dateUtc="2026-09-21T18:18:00Z">
                  <w:rPr>
                    <w:rStyle w:val="Hyperlink"/>
                    <w:rFonts w:cs="Times New Roman"/>
                    <w:noProof/>
                  </w:rPr>
                </w:rPrChange>
              </w:rPr>
              <w:fldChar w:fldCharType="end"/>
            </w:r>
          </w:del>
        </w:p>
        <w:p w14:paraId="2CA4DC70" w14:textId="0D29EE4B" w:rsidR="00400EEA" w:rsidRPr="00870BA1" w:rsidDel="00400EEA" w:rsidRDefault="00400EEA">
          <w:pPr>
            <w:pStyle w:val="TOC2"/>
            <w:tabs>
              <w:tab w:val="right" w:leader="dot" w:pos="9736"/>
            </w:tabs>
            <w:rPr>
              <w:del w:id="282" w:author="Anzalna Saeed" w:date="2026-09-21T22:58:00Z" w16du:dateUtc="2026-09-21T17:58:00Z"/>
              <w:rFonts w:cs="Times New Roman"/>
              <w:noProof/>
            </w:rPr>
          </w:pPr>
          <w:del w:id="283" w:author="Anzalna Saeed" w:date="2026-09-21T22:58:00Z" w16du:dateUtc="2026-09-21T17:58:00Z">
            <w:r w:rsidRPr="00870BA1" w:rsidDel="00400EEA">
              <w:rPr>
                <w:rStyle w:val="Hyperlink"/>
                <w:rFonts w:cs="Times New Roman"/>
                <w:noProof/>
                <w:color w:val="000000" w:themeColor="text1"/>
                <w:rPrChange w:id="284"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285"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"_Toc240921973"</w:delInstrText>
            </w:r>
            <w:r w:rsidRPr="00870BA1" w:rsidDel="00400EEA">
              <w:rPr>
                <w:rStyle w:val="Hyperlink"/>
                <w:rFonts w:cs="Times New Roman"/>
                <w:noProof/>
                <w:color w:val="000000" w:themeColor="text1"/>
                <w:rPrChange w:id="286"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287"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288" w:author="Anzalna Saeed" w:date="2026-09-21T23:18:00Z" w16du:dateUtc="2026-09-21T18:18:00Z">
                  <w:rPr>
                    <w:rStyle w:val="Hyperlink"/>
                    <w:rFonts w:cs="Times New Roman"/>
                    <w:b/>
                    <w:bCs/>
                    <w:noProof/>
                  </w:rPr>
                </w:rPrChange>
              </w:rPr>
              <w:delText>6.4 Target Size</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_Toc240921973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289" w:author="Anzalna Saeed" w:date="2026-09-21T23:18:00Z" w16du:dateUtc="2026-09-21T18:18:00Z">
                  <w:rPr>
                    <w:rStyle w:val="Hyperlink"/>
                    <w:rFonts w:cs="Times New Roman"/>
                    <w:noProof/>
                  </w:rPr>
                </w:rPrChange>
              </w:rPr>
              <w:fldChar w:fldCharType="end"/>
            </w:r>
          </w:del>
        </w:p>
        <w:p w14:paraId="4BA98742" w14:textId="51050768" w:rsidR="00400EEA" w:rsidRPr="00870BA1" w:rsidDel="00400EEA" w:rsidRDefault="00400EEA">
          <w:pPr>
            <w:pStyle w:val="TOC1"/>
            <w:tabs>
              <w:tab w:val="right" w:leader="dot" w:pos="9736"/>
            </w:tabs>
            <w:rPr>
              <w:del w:id="290" w:author="Anzalna Saeed" w:date="2026-09-21T22:58:00Z" w16du:dateUtc="2026-09-21T17:58:00Z"/>
              <w:rFonts w:cs="Times New Roman"/>
              <w:noProof/>
            </w:rPr>
          </w:pPr>
          <w:del w:id="291" w:author="Anzalna Saeed" w:date="2026-09-21T22:58:00Z" w16du:dateUtc="2026-09-21T17:58:00Z">
            <w:r w:rsidRPr="00870BA1" w:rsidDel="00400EEA">
              <w:rPr>
                <w:rStyle w:val="Hyperlink"/>
                <w:rFonts w:cs="Times New Roman"/>
                <w:noProof/>
                <w:color w:val="000000" w:themeColor="text1"/>
                <w:rPrChange w:id="292"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293"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"_Toc240921974"</w:delInstrText>
            </w:r>
            <w:r w:rsidRPr="00870BA1" w:rsidDel="00400EEA">
              <w:rPr>
                <w:rStyle w:val="Hyperlink"/>
                <w:rFonts w:cs="Times New Roman"/>
                <w:noProof/>
                <w:color w:val="000000" w:themeColor="text1"/>
                <w:rPrChange w:id="294"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295"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296" w:author="Anzalna Saeed" w:date="2026-09-21T23:18:00Z" w16du:dateUtc="2026-09-21T18:18:00Z">
                  <w:rPr>
                    <w:rStyle w:val="Hyperlink"/>
                    <w:rFonts w:cs="Times New Roman"/>
                    <w:b/>
                    <w:bCs/>
                    <w:noProof/>
                  </w:rPr>
                </w:rPrChange>
              </w:rPr>
              <w:delText>7. Human vs. Baseline (Google/GPT) Translation Comparison</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_Toc240921974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297" w:author="Anzalna Saeed" w:date="2026-09-21T23:18:00Z" w16du:dateUtc="2026-09-21T18:18:00Z">
                  <w:rPr>
                    <w:rStyle w:val="Hyperlink"/>
                    <w:rFonts w:cs="Times New Roman"/>
                    <w:noProof/>
                  </w:rPr>
                </w:rPrChange>
              </w:rPr>
              <w:fldChar w:fldCharType="end"/>
            </w:r>
          </w:del>
        </w:p>
        <w:p w14:paraId="41B6CF42" w14:textId="5B231146" w:rsidR="00400EEA" w:rsidRPr="00870BA1" w:rsidDel="00400EEA" w:rsidRDefault="00400EEA">
          <w:pPr>
            <w:pStyle w:val="TOC2"/>
            <w:tabs>
              <w:tab w:val="right" w:leader="dot" w:pos="9736"/>
            </w:tabs>
            <w:rPr>
              <w:del w:id="298" w:author="Anzalna Saeed" w:date="2026-09-21T22:58:00Z" w16du:dateUtc="2026-09-21T17:58:00Z"/>
              <w:rFonts w:cs="Times New Roman"/>
              <w:noProof/>
            </w:rPr>
          </w:pPr>
          <w:del w:id="299" w:author="Anzalna Saeed" w:date="2026-09-21T22:58:00Z" w16du:dateUtc="2026-09-21T17:58:00Z">
            <w:r w:rsidRPr="00870BA1" w:rsidDel="00400EEA">
              <w:rPr>
                <w:rStyle w:val="Hyperlink"/>
                <w:rFonts w:cs="Times New Roman"/>
                <w:noProof/>
                <w:color w:val="000000" w:themeColor="text1"/>
                <w:rPrChange w:id="300"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301"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"_Toc240921975"</w:delInstrText>
            </w:r>
            <w:r w:rsidRPr="00870BA1" w:rsidDel="00400EEA">
              <w:rPr>
                <w:rStyle w:val="Hyperlink"/>
                <w:rFonts w:cs="Times New Roman"/>
                <w:noProof/>
                <w:color w:val="000000" w:themeColor="text1"/>
                <w:rPrChange w:id="302"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303"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304" w:author="Anzalna Saeed" w:date="2026-09-21T23:18:00Z" w16du:dateUtc="2026-09-21T18:18:00Z">
                  <w:rPr>
                    <w:rStyle w:val="Hyperlink"/>
                    <w:rFonts w:cs="Times New Roman"/>
                    <w:b/>
                    <w:bCs/>
                    <w:noProof/>
                  </w:rPr>
                </w:rPrChange>
              </w:rPr>
              <w:delText>7.1 Methodology</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_Toc240921975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305" w:author="Anzalna Saeed" w:date="2026-09-21T23:18:00Z" w16du:dateUtc="2026-09-21T18:18:00Z">
                  <w:rPr>
                    <w:rStyle w:val="Hyperlink"/>
                    <w:rFonts w:cs="Times New Roman"/>
                    <w:noProof/>
                  </w:rPr>
                </w:rPrChange>
              </w:rPr>
              <w:fldChar w:fldCharType="end"/>
            </w:r>
          </w:del>
        </w:p>
        <w:p w14:paraId="1D3A007A" w14:textId="08969983" w:rsidR="00400EEA" w:rsidRPr="00870BA1" w:rsidDel="00400EEA" w:rsidRDefault="00400EEA">
          <w:pPr>
            <w:pStyle w:val="TOC2"/>
            <w:tabs>
              <w:tab w:val="right" w:leader="dot" w:pos="9736"/>
            </w:tabs>
            <w:rPr>
              <w:del w:id="306" w:author="Anzalna Saeed" w:date="2026-09-21T22:58:00Z" w16du:dateUtc="2026-09-21T17:58:00Z"/>
              <w:rFonts w:cs="Times New Roman"/>
              <w:noProof/>
            </w:rPr>
          </w:pPr>
          <w:del w:id="307" w:author="Anzalna Saeed" w:date="2026-09-21T22:58:00Z" w16du:dateUtc="2026-09-21T17:58:00Z">
            <w:r w:rsidRPr="00870BA1" w:rsidDel="00400EEA">
              <w:rPr>
                <w:rStyle w:val="Hyperlink"/>
                <w:rFonts w:cs="Times New Roman"/>
                <w:noProof/>
                <w:color w:val="000000" w:themeColor="text1"/>
                <w:rPrChange w:id="308"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309"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"_Toc240921976"</w:delInstrText>
            </w:r>
            <w:r w:rsidRPr="00870BA1" w:rsidDel="00400EEA">
              <w:rPr>
                <w:rStyle w:val="Hyperlink"/>
                <w:rFonts w:cs="Times New Roman"/>
                <w:noProof/>
                <w:color w:val="000000" w:themeColor="text1"/>
                <w:rPrChange w:id="310"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311"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312" w:author="Anzalna Saeed" w:date="2026-09-21T23:18:00Z" w16du:dateUtc="2026-09-21T18:18:00Z">
                  <w:rPr>
                    <w:rStyle w:val="Hyperlink"/>
                    <w:rFonts w:cs="Times New Roman"/>
                    <w:b/>
                    <w:bCs/>
                    <w:noProof/>
                  </w:rPr>
                </w:rPrChange>
              </w:rPr>
              <w:delText>7.2 Illustrative Metrics Summary</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_Toc240921976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313" w:author="Anzalna Saeed" w:date="2026-09-21T23:18:00Z" w16du:dateUtc="2026-09-21T18:18:00Z">
                  <w:rPr>
                    <w:rStyle w:val="Hyperlink"/>
                    <w:rFonts w:cs="Times New Roman"/>
                    <w:noProof/>
                  </w:rPr>
                </w:rPrChange>
              </w:rPr>
              <w:fldChar w:fldCharType="end"/>
            </w:r>
          </w:del>
        </w:p>
        <w:p w14:paraId="55311891" w14:textId="7895F8B6" w:rsidR="00400EEA" w:rsidRPr="00870BA1" w:rsidDel="00400EEA" w:rsidRDefault="00400EEA">
          <w:pPr>
            <w:pStyle w:val="TOC2"/>
            <w:tabs>
              <w:tab w:val="right" w:leader="dot" w:pos="9736"/>
            </w:tabs>
            <w:rPr>
              <w:del w:id="314" w:author="Anzalna Saeed" w:date="2026-09-21T22:58:00Z" w16du:dateUtc="2026-09-21T17:58:00Z"/>
              <w:rFonts w:cs="Times New Roman"/>
              <w:noProof/>
            </w:rPr>
          </w:pPr>
          <w:del w:id="315" w:author="Anzalna Saeed" w:date="2026-09-21T22:58:00Z" w16du:dateUtc="2026-09-21T17:58:00Z">
            <w:r w:rsidRPr="00870BA1" w:rsidDel="00400EEA">
              <w:rPr>
                <w:rStyle w:val="Hyperlink"/>
                <w:rFonts w:cs="Times New Roman"/>
                <w:noProof/>
                <w:color w:val="000000" w:themeColor="text1"/>
                <w:rPrChange w:id="316"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317"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"_Toc240921977"</w:delInstrText>
            </w:r>
            <w:r w:rsidRPr="00870BA1" w:rsidDel="00400EEA">
              <w:rPr>
                <w:rStyle w:val="Hyperlink"/>
                <w:rFonts w:cs="Times New Roman"/>
                <w:noProof/>
                <w:color w:val="000000" w:themeColor="text1"/>
                <w:rPrChange w:id="318"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319"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320" w:author="Anzalna Saeed" w:date="2026-09-21T23:18:00Z" w16du:dateUtc="2026-09-21T18:18:00Z">
                  <w:rPr>
                    <w:rStyle w:val="Hyperlink"/>
                    <w:rFonts w:cs="Times New Roman"/>
                    <w:b/>
                    <w:bCs/>
                    <w:noProof/>
                  </w:rPr>
                </w:rPrChange>
              </w:rPr>
              <w:delText>7.3 Sentence-Level Comparison Examples</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_Toc240921977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321" w:author="Anzalna Saeed" w:date="2026-09-21T23:18:00Z" w16du:dateUtc="2026-09-21T18:18:00Z">
                  <w:rPr>
                    <w:rStyle w:val="Hyperlink"/>
                    <w:rFonts w:cs="Times New Roman"/>
                    <w:noProof/>
                  </w:rPr>
                </w:rPrChange>
              </w:rPr>
              <w:fldChar w:fldCharType="end"/>
            </w:r>
          </w:del>
        </w:p>
        <w:p w14:paraId="5788611E" w14:textId="5F1BD53E" w:rsidR="00400EEA" w:rsidRPr="00870BA1" w:rsidDel="00400EEA" w:rsidRDefault="00400EEA">
          <w:pPr>
            <w:pStyle w:val="TOC1"/>
            <w:tabs>
              <w:tab w:val="right" w:leader="dot" w:pos="9736"/>
            </w:tabs>
            <w:rPr>
              <w:del w:id="322" w:author="Anzalna Saeed" w:date="2026-09-21T22:58:00Z" w16du:dateUtc="2026-09-21T17:58:00Z"/>
              <w:rFonts w:cs="Times New Roman"/>
              <w:noProof/>
            </w:rPr>
          </w:pPr>
          <w:del w:id="323" w:author="Anzalna Saeed" w:date="2026-09-21T22:58:00Z" w16du:dateUtc="2026-09-21T17:58:00Z">
            <w:r w:rsidRPr="00870BA1" w:rsidDel="00400EEA">
              <w:rPr>
                <w:rStyle w:val="Hyperlink"/>
                <w:rFonts w:cs="Times New Roman"/>
                <w:noProof/>
                <w:color w:val="000000" w:themeColor="text1"/>
                <w:rPrChange w:id="324"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325"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"_Toc240921978"</w:delInstrText>
            </w:r>
            <w:r w:rsidRPr="00870BA1" w:rsidDel="00400EEA">
              <w:rPr>
                <w:rStyle w:val="Hyperlink"/>
                <w:rFonts w:cs="Times New Roman"/>
                <w:noProof/>
                <w:color w:val="000000" w:themeColor="text1"/>
                <w:rPrChange w:id="326"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327"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328" w:author="Anzalna Saeed" w:date="2026-09-21T23:18:00Z" w16du:dateUtc="2026-09-21T18:18:00Z">
                  <w:rPr>
                    <w:rStyle w:val="Hyperlink"/>
                    <w:rFonts w:cs="Times New Roman"/>
                    <w:b/>
                    <w:bCs/>
                    <w:noProof/>
                  </w:rPr>
                </w:rPrChange>
              </w:rPr>
              <w:delText>8. Baseline Translation Failure Cases</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_Toc240921978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329" w:author="Anzalna Saeed" w:date="2026-09-21T23:18:00Z" w16du:dateUtc="2026-09-21T18:18:00Z">
                  <w:rPr>
                    <w:rStyle w:val="Hyperlink"/>
                    <w:rFonts w:cs="Times New Roman"/>
                    <w:noProof/>
                  </w:rPr>
                </w:rPrChange>
              </w:rPr>
              <w:fldChar w:fldCharType="end"/>
            </w:r>
          </w:del>
        </w:p>
        <w:p w14:paraId="2602B210" w14:textId="631C7310" w:rsidR="00400EEA" w:rsidRPr="00870BA1" w:rsidDel="00400EEA" w:rsidRDefault="00400EEA">
          <w:pPr>
            <w:pStyle w:val="TOC1"/>
            <w:tabs>
              <w:tab w:val="right" w:leader="dot" w:pos="9736"/>
            </w:tabs>
            <w:rPr>
              <w:del w:id="330" w:author="Anzalna Saeed" w:date="2026-09-21T22:58:00Z" w16du:dateUtc="2026-09-21T17:58:00Z"/>
              <w:rFonts w:cs="Times New Roman"/>
              <w:noProof/>
            </w:rPr>
          </w:pPr>
          <w:del w:id="331" w:author="Anzalna Saeed" w:date="2026-09-21T22:58:00Z" w16du:dateUtc="2026-09-21T17:58:00Z">
            <w:r w:rsidRPr="00870BA1" w:rsidDel="00400EEA">
              <w:rPr>
                <w:rStyle w:val="Hyperlink"/>
                <w:rFonts w:cs="Times New Roman"/>
                <w:noProof/>
                <w:color w:val="000000" w:themeColor="text1"/>
                <w:rPrChange w:id="332"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333"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"_Toc240921979"</w:delInstrText>
            </w:r>
            <w:r w:rsidRPr="00870BA1" w:rsidDel="00400EEA">
              <w:rPr>
                <w:rStyle w:val="Hyperlink"/>
                <w:rFonts w:cs="Times New Roman"/>
                <w:noProof/>
                <w:color w:val="000000" w:themeColor="text1"/>
                <w:rPrChange w:id="334"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335"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336" w:author="Anzalna Saeed" w:date="2026-09-21T23:18:00Z" w16du:dateUtc="2026-09-21T18:18:00Z">
                  <w:rPr>
                    <w:rStyle w:val="Hyperlink"/>
                    <w:rFonts w:cs="Times New Roman"/>
                    <w:b/>
                    <w:bCs/>
                    <w:noProof/>
                  </w:rPr>
                </w:rPrChange>
              </w:rPr>
              <w:delText>9. Why Not Just Use Google Translate?</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_Toc240921979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337" w:author="Anzalna Saeed" w:date="2026-09-21T23:18:00Z" w16du:dateUtc="2026-09-21T18:18:00Z">
                  <w:rPr>
                    <w:rStyle w:val="Hyperlink"/>
                    <w:rFonts w:cs="Times New Roman"/>
                    <w:noProof/>
                  </w:rPr>
                </w:rPrChange>
              </w:rPr>
              <w:fldChar w:fldCharType="end"/>
            </w:r>
          </w:del>
        </w:p>
        <w:p w14:paraId="5075D472" w14:textId="0814FB47" w:rsidR="00400EEA" w:rsidRPr="00870BA1" w:rsidDel="00400EEA" w:rsidRDefault="00400EEA">
          <w:pPr>
            <w:pStyle w:val="TOC1"/>
            <w:tabs>
              <w:tab w:val="right" w:leader="dot" w:pos="9736"/>
            </w:tabs>
            <w:rPr>
              <w:del w:id="338" w:author="Anzalna Saeed" w:date="2026-09-21T22:58:00Z" w16du:dateUtc="2026-09-21T17:58:00Z"/>
              <w:rFonts w:cs="Times New Roman"/>
              <w:noProof/>
            </w:rPr>
          </w:pPr>
          <w:del w:id="339" w:author="Anzalna Saeed" w:date="2026-09-21T22:58:00Z" w16du:dateUtc="2026-09-21T17:58:00Z">
            <w:r w:rsidRPr="00870BA1" w:rsidDel="00400EEA">
              <w:rPr>
                <w:rStyle w:val="Hyperlink"/>
                <w:rFonts w:cs="Times New Roman"/>
                <w:noProof/>
                <w:color w:val="000000" w:themeColor="text1"/>
                <w:rPrChange w:id="340"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341"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"_Toc240921980"</w:delInstrText>
            </w:r>
            <w:r w:rsidRPr="00870BA1" w:rsidDel="00400EEA">
              <w:rPr>
                <w:rStyle w:val="Hyperlink"/>
                <w:rFonts w:cs="Times New Roman"/>
                <w:noProof/>
                <w:color w:val="000000" w:themeColor="text1"/>
                <w:rPrChange w:id="342"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343"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344" w:author="Anzalna Saeed" w:date="2026-09-21T23:18:00Z" w16du:dateUtc="2026-09-21T18:18:00Z">
                  <w:rPr>
                    <w:rStyle w:val="Hyperlink"/>
                    <w:rFonts w:cs="Times New Roman"/>
                    <w:b/>
                    <w:bCs/>
                    <w:noProof/>
                  </w:rPr>
                </w:rPrChange>
              </w:rPr>
              <w:delText>10. Change-Tracking Mechanism</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_Toc240921980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345" w:author="Anzalna Saeed" w:date="2026-09-21T23:18:00Z" w16du:dateUtc="2026-09-21T18:18:00Z">
                  <w:rPr>
                    <w:rStyle w:val="Hyperlink"/>
                    <w:rFonts w:cs="Times New Roman"/>
                    <w:noProof/>
                  </w:rPr>
                </w:rPrChange>
              </w:rPr>
              <w:fldChar w:fldCharType="end"/>
            </w:r>
          </w:del>
        </w:p>
        <w:p w14:paraId="536401F0" w14:textId="6D0691F7" w:rsidR="00400EEA" w:rsidRPr="00870BA1" w:rsidDel="00400EEA" w:rsidRDefault="00400EEA">
          <w:pPr>
            <w:pStyle w:val="TOC2"/>
            <w:tabs>
              <w:tab w:val="right" w:leader="dot" w:pos="9736"/>
            </w:tabs>
            <w:rPr>
              <w:del w:id="346" w:author="Anzalna Saeed" w:date="2026-09-21T22:58:00Z" w16du:dateUtc="2026-09-21T17:58:00Z"/>
              <w:rFonts w:cs="Times New Roman"/>
              <w:noProof/>
            </w:rPr>
          </w:pPr>
          <w:del w:id="347" w:author="Anzalna Saeed" w:date="2026-09-21T22:58:00Z" w16du:dateUtc="2026-09-21T17:58:00Z">
            <w:r w:rsidRPr="00870BA1" w:rsidDel="00400EEA">
              <w:rPr>
                <w:rStyle w:val="Hyperlink"/>
                <w:rFonts w:cs="Times New Roman"/>
                <w:noProof/>
                <w:color w:val="000000" w:themeColor="text1"/>
                <w:rPrChange w:id="348"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349"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"_Toc240921981"</w:delInstrText>
            </w:r>
            <w:r w:rsidRPr="00870BA1" w:rsidDel="00400EEA">
              <w:rPr>
                <w:rStyle w:val="Hyperlink"/>
                <w:rFonts w:cs="Times New Roman"/>
                <w:noProof/>
                <w:color w:val="000000" w:themeColor="text1"/>
                <w:rPrChange w:id="350"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351"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352" w:author="Anzalna Saeed" w:date="2026-09-21T23:18:00Z" w16du:dateUtc="2026-09-21T18:18:00Z">
                  <w:rPr>
                    <w:rStyle w:val="Hyperlink"/>
                    <w:rFonts w:cs="Times New Roman"/>
                    <w:b/>
                    <w:bCs/>
                    <w:noProof/>
                  </w:rPr>
                </w:rPrChange>
              </w:rPr>
              <w:delText>10.1 What Is Tracked</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_Toc240921981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353" w:author="Anzalna Saeed" w:date="2026-09-21T23:18:00Z" w16du:dateUtc="2026-09-21T18:18:00Z">
                  <w:rPr>
                    <w:rStyle w:val="Hyperlink"/>
                    <w:rFonts w:cs="Times New Roman"/>
                    <w:noProof/>
                  </w:rPr>
                </w:rPrChange>
              </w:rPr>
              <w:fldChar w:fldCharType="end"/>
            </w:r>
          </w:del>
        </w:p>
        <w:p w14:paraId="3EAB3CF0" w14:textId="3E1A8315" w:rsidR="00400EEA" w:rsidRPr="00870BA1" w:rsidDel="00400EEA" w:rsidRDefault="00400EEA">
          <w:pPr>
            <w:pStyle w:val="TOC2"/>
            <w:tabs>
              <w:tab w:val="right" w:leader="dot" w:pos="9736"/>
            </w:tabs>
            <w:rPr>
              <w:del w:id="354" w:author="Anzalna Saeed" w:date="2026-09-21T22:58:00Z" w16du:dateUtc="2026-09-21T17:58:00Z"/>
              <w:rFonts w:cs="Times New Roman"/>
              <w:noProof/>
            </w:rPr>
          </w:pPr>
          <w:del w:id="355" w:author="Anzalna Saeed" w:date="2026-09-21T22:58:00Z" w16du:dateUtc="2026-09-21T17:58:00Z">
            <w:r w:rsidRPr="00870BA1" w:rsidDel="00400EEA">
              <w:rPr>
                <w:rStyle w:val="Hyperlink"/>
                <w:rFonts w:cs="Times New Roman"/>
                <w:noProof/>
                <w:color w:val="000000" w:themeColor="text1"/>
                <w:rPrChange w:id="356"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357"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"_Toc240921982"</w:delInstrText>
            </w:r>
            <w:r w:rsidRPr="00870BA1" w:rsidDel="00400EEA">
              <w:rPr>
                <w:rStyle w:val="Hyperlink"/>
                <w:rFonts w:cs="Times New Roman"/>
                <w:noProof/>
                <w:color w:val="000000" w:themeColor="text1"/>
                <w:rPrChange w:id="358"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359"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360" w:author="Anzalna Saeed" w:date="2026-09-21T23:18:00Z" w16du:dateUtc="2026-09-21T18:18:00Z">
                  <w:rPr>
                    <w:rStyle w:val="Hyperlink"/>
                    <w:rFonts w:cs="Times New Roman"/>
                    <w:b/>
                    <w:bCs/>
                    <w:noProof/>
                  </w:rPr>
                </w:rPrChange>
              </w:rPr>
              <w:delText>10.2 Why This Matters</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_Toc240921982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361" w:author="Anzalna Saeed" w:date="2026-09-21T23:18:00Z" w16du:dateUtc="2026-09-21T18:18:00Z">
                  <w:rPr>
                    <w:rStyle w:val="Hyperlink"/>
                    <w:rFonts w:cs="Times New Roman"/>
                    <w:noProof/>
                  </w:rPr>
                </w:rPrChange>
              </w:rPr>
              <w:fldChar w:fldCharType="end"/>
            </w:r>
          </w:del>
        </w:p>
        <w:p w14:paraId="4A4D9A7B" w14:textId="30C9DB0A" w:rsidR="00400EEA" w:rsidRPr="00870BA1" w:rsidDel="00400EEA" w:rsidRDefault="00400EEA">
          <w:pPr>
            <w:pStyle w:val="TOC2"/>
            <w:tabs>
              <w:tab w:val="right" w:leader="dot" w:pos="9736"/>
            </w:tabs>
            <w:rPr>
              <w:del w:id="362" w:author="Anzalna Saeed" w:date="2026-09-21T22:58:00Z" w16du:dateUtc="2026-09-21T17:58:00Z"/>
              <w:rFonts w:cs="Times New Roman"/>
              <w:noProof/>
            </w:rPr>
          </w:pPr>
          <w:del w:id="363" w:author="Anzalna Saeed" w:date="2026-09-21T22:58:00Z" w16du:dateUtc="2026-09-21T17:58:00Z">
            <w:r w:rsidRPr="00870BA1" w:rsidDel="00400EEA">
              <w:rPr>
                <w:rStyle w:val="Hyperlink"/>
                <w:rFonts w:cs="Times New Roman"/>
                <w:noProof/>
                <w:color w:val="000000" w:themeColor="text1"/>
                <w:rPrChange w:id="364"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365"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"_Toc240921983"</w:delInstrText>
            </w:r>
            <w:r w:rsidRPr="00870BA1" w:rsidDel="00400EEA">
              <w:rPr>
                <w:rStyle w:val="Hyperlink"/>
                <w:rFonts w:cs="Times New Roman"/>
                <w:noProof/>
                <w:color w:val="000000" w:themeColor="text1"/>
                <w:rPrChange w:id="366"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367"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368" w:author="Anzalna Saeed" w:date="2026-09-21T23:18:00Z" w16du:dateUtc="2026-09-21T18:18:00Z">
                  <w:rPr>
                    <w:rStyle w:val="Hyperlink"/>
                    <w:rFonts w:cs="Times New Roman"/>
                    <w:b/>
                    <w:bCs/>
                    <w:noProof/>
                  </w:rPr>
                </w:rPrChange>
              </w:rPr>
              <w:delText>10.3 Relationship to User-Facing Feedback</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_Toc240921983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369" w:author="Anzalna Saeed" w:date="2026-09-21T23:18:00Z" w16du:dateUtc="2026-09-21T18:18:00Z">
                  <w:rPr>
                    <w:rStyle w:val="Hyperlink"/>
                    <w:rFonts w:cs="Times New Roman"/>
                    <w:noProof/>
                  </w:rPr>
                </w:rPrChange>
              </w:rPr>
              <w:fldChar w:fldCharType="end"/>
            </w:r>
          </w:del>
        </w:p>
        <w:p w14:paraId="1E2C2B9D" w14:textId="01BEC732" w:rsidR="00400EEA" w:rsidRPr="00870BA1" w:rsidDel="00400EEA" w:rsidRDefault="00400EEA">
          <w:pPr>
            <w:pStyle w:val="TOC1"/>
            <w:tabs>
              <w:tab w:val="right" w:leader="dot" w:pos="9736"/>
            </w:tabs>
            <w:rPr>
              <w:del w:id="370" w:author="Anzalna Saeed" w:date="2026-09-21T22:58:00Z" w16du:dateUtc="2026-09-21T17:58:00Z"/>
              <w:rFonts w:cs="Times New Roman"/>
              <w:noProof/>
            </w:rPr>
          </w:pPr>
          <w:del w:id="371" w:author="Anzalna Saeed" w:date="2026-09-21T22:58:00Z" w16du:dateUtc="2026-09-21T17:58:00Z">
            <w:r w:rsidRPr="00870BA1" w:rsidDel="00400EEA">
              <w:rPr>
                <w:rStyle w:val="Hyperlink"/>
                <w:rFonts w:cs="Times New Roman"/>
                <w:noProof/>
                <w:color w:val="000000" w:themeColor="text1"/>
                <w:rPrChange w:id="372" w:author="Anzalna Saeed" w:date="2026-09-21T23:18:00Z" w16du:dateUtc="2026-09-21T18:18:00Z">
                  <w:rPr>
                    <w:rStyle w:val="Hyperlink"/>
                    <w:rFonts w:cs="Times New Roman"/>
                    <w:noProof/>
                  </w:rPr>
                </w:rPrChange>
              </w:rPr>
              <w:fldChar w:fldCharType="begin"/>
            </w:r>
            <w:r w:rsidRPr="00870BA1" w:rsidDel="00400EEA">
              <w:rPr>
                <w:rStyle w:val="Hyperlink"/>
                <w:rFonts w:cs="Times New Roman"/>
                <w:noProof/>
                <w:color w:val="000000" w:themeColor="text1"/>
                <w:rPrChange w:id="373" w:author="Anzalna Saeed" w:date="2026-09-21T23:18:00Z" w16du:dateUtc="2026-09-21T18:18:00Z">
                  <w:rPr>
                    <w:rStyle w:val="Hyperlink"/>
                    <w:rFonts w:cs="Times New Roman"/>
                    <w:noProof/>
                  </w:rPr>
                </w:rPrChange>
              </w:rPr>
              <w:delInstrText xml:space="preserve"> </w:delInstrText>
            </w:r>
            <w:r w:rsidRPr="00870BA1" w:rsidDel="00400EEA">
              <w:rPr>
                <w:rFonts w:cs="Times New Roman"/>
                <w:noProof/>
              </w:rPr>
              <w:delInstrText>HYPERLINK \l "_Toc240921984"</w:delInstrText>
            </w:r>
            <w:r w:rsidRPr="00870BA1" w:rsidDel="00400EEA">
              <w:rPr>
                <w:rStyle w:val="Hyperlink"/>
                <w:rFonts w:cs="Times New Roman"/>
                <w:noProof/>
                <w:color w:val="000000" w:themeColor="text1"/>
                <w:rPrChange w:id="374" w:author="Anzalna Saeed" w:date="2026-09-21T23:18:00Z" w16du:dateUtc="2026-09-21T18:18:00Z">
                  <w:rPr>
                    <w:rStyle w:val="Hyperlink"/>
                    <w:rFonts w:cs="Times New Roman"/>
                    <w:noProof/>
                  </w:rPr>
                </w:rPrChange>
              </w:rPr>
              <w:delInstrText xml:space="preserve"> </w:delInstrText>
            </w:r>
            <w:r w:rsidRPr="000D500D" w:rsidDel="00400EEA">
              <w:rPr>
                <w:rStyle w:val="Hyperlink"/>
                <w:rFonts w:cs="Times New Roman"/>
                <w:noProof/>
                <w:color w:val="000000" w:themeColor="text1"/>
              </w:rPr>
            </w:r>
            <w:r w:rsidRPr="00870BA1" w:rsidDel="00400EEA">
              <w:rPr>
                <w:rStyle w:val="Hyperlink"/>
                <w:rFonts w:cs="Times New Roman"/>
                <w:noProof/>
                <w:color w:val="000000" w:themeColor="text1"/>
                <w:rPrChange w:id="375" w:author="Anzalna Saeed" w:date="2026-09-21T23:18:00Z" w16du:dateUtc="2026-09-21T18:18:00Z">
                  <w:rPr>
                    <w:rStyle w:val="Hyperlink"/>
                    <w:rFonts w:cs="Times New Roman"/>
                    <w:noProof/>
                  </w:rPr>
                </w:rPrChange>
              </w:rPr>
              <w:fldChar w:fldCharType="separate"/>
            </w:r>
            <w:r w:rsidRPr="00870BA1" w:rsidDel="00400EEA">
              <w:rPr>
                <w:rStyle w:val="Hyperlink"/>
                <w:rFonts w:cs="Times New Roman"/>
                <w:b/>
                <w:bCs/>
                <w:noProof/>
                <w:color w:val="000000" w:themeColor="text1"/>
                <w:rPrChange w:id="376" w:author="Anzalna Saeed" w:date="2026-09-21T23:18:00Z" w16du:dateUtc="2026-09-21T18:18:00Z">
                  <w:rPr>
                    <w:rStyle w:val="Hyperlink"/>
                    <w:rFonts w:cs="Times New Roman"/>
                    <w:b/>
                    <w:bCs/>
                    <w:noProof/>
                  </w:rPr>
                </w:rPrChange>
              </w:rPr>
              <w:delText>11. Conclusion</w:delText>
            </w:r>
            <w:r w:rsidRPr="00870BA1" w:rsidDel="00400EEA">
              <w:rPr>
                <w:rFonts w:cs="Times New Roman"/>
                <w:noProof/>
              </w:rPr>
              <w:tab/>
            </w:r>
            <w:r w:rsidRPr="00870BA1" w:rsidDel="00400EEA">
              <w:rPr>
                <w:rFonts w:cs="Times New Roman"/>
                <w:noProof/>
              </w:rPr>
              <w:fldChar w:fldCharType="begin"/>
            </w:r>
            <w:r w:rsidRPr="00870BA1" w:rsidDel="00400EEA">
              <w:rPr>
                <w:rFonts w:cs="Times New Roman"/>
                <w:noProof/>
              </w:rPr>
              <w:delInstrText xml:space="preserve"> PAGEREF _Toc240921984 \h </w:delInstrText>
            </w:r>
            <w:r w:rsidRPr="00870BA1" w:rsidDel="00400EEA">
              <w:rPr>
                <w:rFonts w:cs="Times New Roman"/>
                <w:noProof/>
              </w:rPr>
            </w:r>
            <w:r w:rsidRPr="00870BA1" w:rsidDel="00400EEA">
              <w:rPr>
                <w:rFonts w:cs="Times New Roman"/>
                <w:noProof/>
              </w:rPr>
              <w:fldChar w:fldCharType="separate"/>
            </w:r>
            <w:r w:rsidRPr="00870BA1" w:rsidDel="00400EEA">
              <w:rPr>
                <w:rFonts w:cs="Times New Roman"/>
                <w:noProof/>
              </w:rPr>
              <w:delText>1</w:delText>
            </w:r>
            <w:r w:rsidRPr="00870BA1" w:rsidDel="00400EEA">
              <w:rPr>
                <w:rFonts w:cs="Times New Roman"/>
                <w:noProof/>
              </w:rPr>
              <w:fldChar w:fldCharType="end"/>
            </w:r>
            <w:r w:rsidRPr="00870BA1" w:rsidDel="00400EEA">
              <w:rPr>
                <w:rStyle w:val="Hyperlink"/>
                <w:rFonts w:cs="Times New Roman"/>
                <w:noProof/>
                <w:color w:val="000000" w:themeColor="text1"/>
                <w:rPrChange w:id="377" w:author="Anzalna Saeed" w:date="2026-09-21T23:18:00Z" w16du:dateUtc="2026-09-21T18:18:00Z">
                  <w:rPr>
                    <w:rStyle w:val="Hyperlink"/>
                    <w:rFonts w:cs="Times New Roman"/>
                    <w:noProof/>
                  </w:rPr>
                </w:rPrChange>
              </w:rPr>
              <w:fldChar w:fldCharType="end"/>
            </w:r>
          </w:del>
        </w:p>
        <w:p w14:paraId="1F91F217" w14:textId="1E71340B" w:rsidR="00B02477" w:rsidRPr="00870BA1" w:rsidDel="00C326E6" w:rsidRDefault="00000000">
          <w:pPr>
            <w:rPr>
              <w:del w:id="378" w:author="Anzalna Saeed" w:date="2026-09-21T23:00:00Z" w16du:dateUtc="2026-09-21T18:00:00Z"/>
              <w:rFonts w:cs="Times New Roman"/>
            </w:rPr>
          </w:pPr>
          <w:del w:id="379" w:author="Anzalna Saeed" w:date="2026-09-21T22:58:00Z" w16du:dateUtc="2026-09-21T17:58:00Z">
            <w:r w:rsidRPr="00870BA1" w:rsidDel="00400EEA">
              <w:rPr>
                <w:rFonts w:cs="Times New Roman"/>
              </w:rPr>
              <w:fldChar w:fldCharType="end"/>
            </w:r>
          </w:del>
        </w:p>
        <w:customXmlDelRangeStart w:id="380" w:author="Anzalna Saeed" w:date="2026-09-21T22:58:00Z"/>
      </w:sdtContent>
    </w:sdt>
    <w:customXmlDelRangeEnd w:id="380"/>
    <w:p w14:paraId="612F2E70" w14:textId="77777777" w:rsidR="00C326E6" w:rsidRPr="00870BA1" w:rsidRDefault="00000000" w:rsidP="00C326E6">
      <w:pPr>
        <w:rPr>
          <w:rFonts w:cs="Times New Roman"/>
        </w:rPr>
      </w:pPr>
      <w:del w:id="381" w:author="Anzalna Saeed" w:date="2026-09-21T23:00:00Z" w16du:dateUtc="2026-09-21T18:00:00Z">
        <w:r w:rsidRPr="00870BA1" w:rsidDel="00C326E6">
          <w:rPr>
            <w:rFonts w:cs="Times New Roman"/>
          </w:rPr>
          <w:br w:type="page"/>
        </w:r>
      </w:del>
    </w:p>
    <w:customXmlInsRangeStart w:id="382" w:author="Anzalna Saeed" w:date="2026-09-21T22:59:00Z"/>
    <w:sdt>
      <w:sdtPr>
        <w:rPr>
          <w:rFonts w:ascii="Times New Roman" w:eastAsia="Calibri" w:hAnsi="Times New Roman" w:cs="Times New Roman"/>
          <w:b w:val="0"/>
          <w:color w:val="000000" w:themeColor="text1"/>
          <w:sz w:val="24"/>
          <w:szCs w:val="21"/>
        </w:rPr>
        <w:id w:val="-465347985"/>
        <w:docPartObj>
          <w:docPartGallery w:val="Table of Contents"/>
          <w:docPartUnique/>
        </w:docPartObj>
      </w:sdtPr>
      <w:sdtEndPr>
        <w:rPr>
          <w:bCs/>
          <w:noProof/>
        </w:rPr>
      </w:sdtEndPr>
      <w:sdtContent>
        <w:customXmlInsRangeEnd w:id="382"/>
        <w:p w14:paraId="6A155F45" w14:textId="2DB77579" w:rsidR="00C326E6" w:rsidRDefault="00C326E6">
          <w:pPr>
            <w:pStyle w:val="TOCHeading"/>
            <w:rPr>
              <w:ins w:id="383" w:author="Anzalna Saeed" w:date="2026-09-21T23:36:00Z" w16du:dateUtc="2026-09-21T18:36:00Z"/>
              <w:rFonts w:ascii="Times New Roman" w:hAnsi="Times New Roman" w:cs="Times New Roman"/>
              <w:color w:val="000000" w:themeColor="text1"/>
              <w:rPrChange w:id="384" w:author="Anzalna Saeed" w:date="2026-09-21T23:18:00Z" w16du:dateUtc="2026-09-21T18:18:00Z">
                <w:rPr>
                  <w:ins w:id="385" w:author="Anzalna Saeed" w:date="2026-09-21T23:36:00Z" w16du:dateUtc="2026-09-21T18:36:00Z"/>
                </w:rPr>
              </w:rPrChange>
            </w:rPr>
          </w:pPr>
          <w:ins w:id="386" w:author="Anzalna Saeed" w:date="2026-09-21T22:59:00Z" w16du:dateUtc="2026-09-21T17:59:00Z">
            <w:r w:rsidRPr="00870BA1">
              <w:rPr>
                <w:rFonts w:ascii="Times New Roman" w:hAnsi="Times New Roman" w:cs="Times New Roman"/>
                <w:color w:val="000000" w:themeColor="text1"/>
                <w:rPrChange w:id="387" w:author="Anzalna Saeed" w:date="2026-09-21T23:18:00Z" w16du:dateUtc="2026-09-21T18:18:00Z">
                  <w:rPr/>
                </w:rPrChange>
              </w:rPr>
              <w:t>Table of Contents</w:t>
            </w:r>
          </w:ins>
        </w:p>
        <w:p w14:paraId="21BF55D6" w14:textId="77777777" w:rsidR="00213E8C" w:rsidRPr="00213E8C" w:rsidRDefault="00213E8C">
          <w:pPr>
            <w:rPr>
              <w:ins w:id="388" w:author="Anzalna Saeed" w:date="2026-09-21T22:59:00Z" w16du:dateUtc="2026-09-21T17:59:00Z"/>
            </w:rPr>
            <w:pPrChange w:id="389" w:author="Anzalna Saeed" w:date="2026-09-21T23:36:00Z" w16du:dateUtc="2026-09-21T18:36:00Z">
              <w:pPr>
                <w:pStyle w:val="TOCHeading"/>
              </w:pPr>
            </w:pPrChange>
          </w:pPr>
        </w:p>
        <w:p w14:paraId="51E4CF7C" w14:textId="780EA30B" w:rsidR="00530E52" w:rsidRDefault="00C326E6">
          <w:pPr>
            <w:pStyle w:val="TOC1"/>
            <w:tabs>
              <w:tab w:val="right" w:leader="dot" w:pos="9736"/>
            </w:tabs>
            <w:rPr>
              <w:ins w:id="390" w:author="Anzalna Saeed" w:date="2026-09-27T22:31:00Z" w16du:dateUtc="2026-09-27T17:31:00Z"/>
              <w:rFonts w:asciiTheme="minorHAnsi" w:eastAsiaTheme="minorEastAsia" w:hAnsiTheme="minorHAnsi" w:cstheme="minorBidi"/>
              <w:noProof/>
              <w:color w:val="auto"/>
              <w:kern w:val="2"/>
              <w:szCs w:val="24"/>
              <w14:ligatures w14:val="standardContextual"/>
            </w:rPr>
          </w:pPr>
          <w:ins w:id="391" w:author="Anzalna Saeed" w:date="2026-09-21T22:59:00Z" w16du:dateUtc="2026-09-21T17:59:00Z">
            <w:r w:rsidRPr="00870BA1">
              <w:rPr>
                <w:rFonts w:cs="Times New Roman"/>
              </w:rPr>
              <w:fldChar w:fldCharType="begin"/>
            </w:r>
            <w:r w:rsidRPr="00870BA1">
              <w:rPr>
                <w:rFonts w:cs="Times New Roman"/>
              </w:rPr>
              <w:instrText xml:space="preserve"> TOC \o "1-3" \h \z \u </w:instrText>
            </w:r>
            <w:r w:rsidRPr="00870BA1">
              <w:rPr>
                <w:rFonts w:cs="Times New Roman"/>
              </w:rPr>
              <w:fldChar w:fldCharType="separate"/>
            </w:r>
          </w:ins>
          <w:ins w:id="392" w:author="Anzalna Saeed" w:date="2026-09-27T22:31:00Z" w16du:dateUtc="2026-09-27T17:31:00Z">
            <w:r w:rsidR="00530E52" w:rsidRPr="00EC7A30">
              <w:rPr>
                <w:rStyle w:val="Hyperlink"/>
                <w:noProof/>
              </w:rPr>
              <w:fldChar w:fldCharType="begin"/>
            </w:r>
            <w:r w:rsidR="00530E52" w:rsidRPr="00EC7A30">
              <w:rPr>
                <w:rStyle w:val="Hyperlink"/>
                <w:noProof/>
              </w:rPr>
              <w:instrText xml:space="preserve"> </w:instrText>
            </w:r>
            <w:r w:rsidR="00530E52">
              <w:rPr>
                <w:noProof/>
              </w:rPr>
              <w:instrText>HYPERLINK \l "_Toc241440696"</w:instrText>
            </w:r>
            <w:r w:rsidR="00530E52" w:rsidRPr="00EC7A30">
              <w:rPr>
                <w:rStyle w:val="Hyperlink"/>
                <w:noProof/>
              </w:rPr>
              <w:instrText xml:space="preserve"> </w:instrText>
            </w:r>
            <w:r w:rsidR="00530E52" w:rsidRPr="00EC7A30">
              <w:rPr>
                <w:rStyle w:val="Hyperlink"/>
                <w:noProof/>
              </w:rPr>
            </w:r>
            <w:r w:rsidR="00530E52" w:rsidRPr="00EC7A30">
              <w:rPr>
                <w:rStyle w:val="Hyperlink"/>
                <w:noProof/>
              </w:rPr>
              <w:fldChar w:fldCharType="separate"/>
            </w:r>
            <w:r w:rsidR="00530E52" w:rsidRPr="00EC7A30">
              <w:rPr>
                <w:rStyle w:val="Hyperlink"/>
                <w:noProof/>
              </w:rPr>
              <w:t>1. Introduction</w:t>
            </w:r>
            <w:r w:rsidR="00530E52">
              <w:rPr>
                <w:noProof/>
                <w:webHidden/>
              </w:rPr>
              <w:tab/>
            </w:r>
            <w:r w:rsidR="00530E52">
              <w:rPr>
                <w:noProof/>
                <w:webHidden/>
              </w:rPr>
              <w:fldChar w:fldCharType="begin"/>
            </w:r>
            <w:r w:rsidR="00530E52">
              <w:rPr>
                <w:noProof/>
                <w:webHidden/>
              </w:rPr>
              <w:instrText xml:space="preserve"> PAGEREF _Toc241440696 \h </w:instrText>
            </w:r>
            <w:r w:rsidR="00530E52">
              <w:rPr>
                <w:noProof/>
                <w:webHidden/>
              </w:rPr>
            </w:r>
            <w:r w:rsidR="00530E52">
              <w:rPr>
                <w:noProof/>
                <w:webHidden/>
              </w:rPr>
              <w:fldChar w:fldCharType="separate"/>
            </w:r>
            <w:r w:rsidR="00530E52">
              <w:rPr>
                <w:noProof/>
                <w:webHidden/>
              </w:rPr>
              <w:t>3</w:t>
            </w:r>
            <w:r w:rsidR="00530E52">
              <w:rPr>
                <w:noProof/>
                <w:webHidden/>
              </w:rPr>
              <w:fldChar w:fldCharType="end"/>
            </w:r>
            <w:r w:rsidR="00530E52" w:rsidRPr="00EC7A30">
              <w:rPr>
                <w:rStyle w:val="Hyperlink"/>
                <w:noProof/>
              </w:rPr>
              <w:fldChar w:fldCharType="end"/>
            </w:r>
          </w:ins>
        </w:p>
        <w:p w14:paraId="51F8A94E" w14:textId="4819BF24" w:rsidR="00530E52" w:rsidRDefault="00530E52">
          <w:pPr>
            <w:pStyle w:val="TOC2"/>
            <w:tabs>
              <w:tab w:val="right" w:leader="dot" w:pos="9736"/>
            </w:tabs>
            <w:rPr>
              <w:ins w:id="393" w:author="Anzalna Saeed" w:date="2026-09-27T22:31:00Z" w16du:dateUtc="2026-09-27T17:31:00Z"/>
              <w:rFonts w:asciiTheme="minorHAnsi" w:eastAsiaTheme="minorEastAsia" w:hAnsiTheme="minorHAnsi" w:cstheme="minorBidi"/>
              <w:noProof/>
              <w:color w:val="auto"/>
              <w:kern w:val="2"/>
              <w:szCs w:val="24"/>
              <w14:ligatures w14:val="standardContextual"/>
            </w:rPr>
          </w:pPr>
          <w:ins w:id="394"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"_Toc241440697"</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1.1 Purpose</w:t>
            </w:r>
            <w:r>
              <w:rPr>
                <w:noProof/>
                <w:webHidden/>
              </w:rPr>
              <w:tab/>
            </w:r>
            <w:r>
              <w:rPr>
                <w:noProof/>
                <w:webHidden/>
              </w:rPr>
              <w:fldChar w:fldCharType="begin"/>
            </w:r>
            <w:r>
              <w:rPr>
                <w:noProof/>
                <w:webHidden/>
              </w:rPr>
              <w:instrText xml:space="preserve"> PAGEREF _Toc241440697 \h </w:instrText>
            </w:r>
            <w:r>
              <w:rPr>
                <w:noProof/>
                <w:webHidden/>
              </w:rPr>
            </w:r>
            <w:r>
              <w:rPr>
                <w:noProof/>
                <w:webHidden/>
              </w:rPr>
              <w:fldChar w:fldCharType="separate"/>
            </w:r>
            <w:r>
              <w:rPr>
                <w:noProof/>
                <w:webHidden/>
              </w:rPr>
              <w:t>3</w:t>
            </w:r>
            <w:r>
              <w:rPr>
                <w:noProof/>
                <w:webHidden/>
              </w:rPr>
              <w:fldChar w:fldCharType="end"/>
            </w:r>
            <w:r w:rsidRPr="00EC7A30">
              <w:rPr>
                <w:rStyle w:val="Hyperlink"/>
                <w:noProof/>
              </w:rPr>
              <w:fldChar w:fldCharType="end"/>
            </w:r>
          </w:ins>
        </w:p>
        <w:p w14:paraId="4B83E655" w14:textId="483E0383" w:rsidR="00530E52" w:rsidRDefault="00530E52">
          <w:pPr>
            <w:pStyle w:val="TOC2"/>
            <w:tabs>
              <w:tab w:val="right" w:leader="dot" w:pos="9736"/>
            </w:tabs>
            <w:rPr>
              <w:ins w:id="395" w:author="Anzalna Saeed" w:date="2026-09-27T22:31:00Z" w16du:dateUtc="2026-09-27T17:31:00Z"/>
              <w:rFonts w:asciiTheme="minorHAnsi" w:eastAsiaTheme="minorEastAsia" w:hAnsiTheme="minorHAnsi" w:cstheme="minorBidi"/>
              <w:noProof/>
              <w:color w:val="auto"/>
              <w:kern w:val="2"/>
              <w:szCs w:val="24"/>
              <w14:ligatures w14:val="standardContextual"/>
            </w:rPr>
          </w:pPr>
          <w:ins w:id="396"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"_Toc241440698"</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1.2 Problem Statement</w:t>
            </w:r>
            <w:r>
              <w:rPr>
                <w:noProof/>
                <w:webHidden/>
              </w:rPr>
              <w:tab/>
            </w:r>
            <w:r>
              <w:rPr>
                <w:noProof/>
                <w:webHidden/>
              </w:rPr>
              <w:fldChar w:fldCharType="begin"/>
            </w:r>
            <w:r>
              <w:rPr>
                <w:noProof/>
                <w:webHidden/>
              </w:rPr>
              <w:instrText xml:space="preserve"> PAGEREF _Toc241440698 \h </w:instrText>
            </w:r>
            <w:r>
              <w:rPr>
                <w:noProof/>
                <w:webHidden/>
              </w:rPr>
            </w:r>
            <w:r>
              <w:rPr>
                <w:noProof/>
                <w:webHidden/>
              </w:rPr>
              <w:fldChar w:fldCharType="separate"/>
            </w:r>
            <w:r>
              <w:rPr>
                <w:noProof/>
                <w:webHidden/>
              </w:rPr>
              <w:t>3</w:t>
            </w:r>
            <w:r>
              <w:rPr>
                <w:noProof/>
                <w:webHidden/>
              </w:rPr>
              <w:fldChar w:fldCharType="end"/>
            </w:r>
            <w:r w:rsidRPr="00EC7A30">
              <w:rPr>
                <w:rStyle w:val="Hyperlink"/>
                <w:noProof/>
              </w:rPr>
              <w:fldChar w:fldCharType="end"/>
            </w:r>
          </w:ins>
        </w:p>
        <w:p w14:paraId="1E283248" w14:textId="07D6A355" w:rsidR="00530E52" w:rsidRDefault="00530E52">
          <w:pPr>
            <w:pStyle w:val="TOC2"/>
            <w:tabs>
              <w:tab w:val="right" w:leader="dot" w:pos="9736"/>
            </w:tabs>
            <w:rPr>
              <w:ins w:id="397" w:author="Anzalna Saeed" w:date="2026-09-27T22:31:00Z" w16du:dateUtc="2026-09-27T17:31:00Z"/>
              <w:rFonts w:asciiTheme="minorHAnsi" w:eastAsiaTheme="minorEastAsia" w:hAnsiTheme="minorHAnsi" w:cstheme="minorBidi"/>
              <w:noProof/>
              <w:color w:val="auto"/>
              <w:kern w:val="2"/>
              <w:szCs w:val="24"/>
              <w14:ligatures w14:val="standardContextual"/>
            </w:rPr>
          </w:pPr>
          <w:ins w:id="398"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"_Toc241440699"</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1.3 Scope</w:t>
            </w:r>
            <w:r>
              <w:rPr>
                <w:noProof/>
                <w:webHidden/>
              </w:rPr>
              <w:tab/>
            </w:r>
            <w:r>
              <w:rPr>
                <w:noProof/>
                <w:webHidden/>
              </w:rPr>
              <w:fldChar w:fldCharType="begin"/>
            </w:r>
            <w:r>
              <w:rPr>
                <w:noProof/>
                <w:webHidden/>
              </w:rPr>
              <w:instrText xml:space="preserve"> PAGEREF _Toc241440699 \h </w:instrText>
            </w:r>
            <w:r>
              <w:rPr>
                <w:noProof/>
                <w:webHidden/>
              </w:rPr>
            </w:r>
            <w:r>
              <w:rPr>
                <w:noProof/>
                <w:webHidden/>
              </w:rPr>
              <w:fldChar w:fldCharType="separate"/>
            </w:r>
            <w:r>
              <w:rPr>
                <w:noProof/>
                <w:webHidden/>
              </w:rPr>
              <w:t>3</w:t>
            </w:r>
            <w:r>
              <w:rPr>
                <w:noProof/>
                <w:webHidden/>
              </w:rPr>
              <w:fldChar w:fldCharType="end"/>
            </w:r>
            <w:r w:rsidRPr="00EC7A30">
              <w:rPr>
                <w:rStyle w:val="Hyperlink"/>
                <w:noProof/>
              </w:rPr>
              <w:fldChar w:fldCharType="end"/>
            </w:r>
          </w:ins>
        </w:p>
        <w:p w14:paraId="071DC11D" w14:textId="758A3794" w:rsidR="00530E52" w:rsidRDefault="00530E52">
          <w:pPr>
            <w:pStyle w:val="TOC2"/>
            <w:tabs>
              <w:tab w:val="right" w:leader="dot" w:pos="9736"/>
            </w:tabs>
            <w:rPr>
              <w:ins w:id="399" w:author="Anzalna Saeed" w:date="2026-09-27T22:31:00Z" w16du:dateUtc="2026-09-27T17:31:00Z"/>
              <w:rFonts w:asciiTheme="minorHAnsi" w:eastAsiaTheme="minorEastAsia" w:hAnsiTheme="minorHAnsi" w:cstheme="minorBidi"/>
              <w:noProof/>
              <w:color w:val="auto"/>
              <w:kern w:val="2"/>
              <w:szCs w:val="24"/>
              <w14:ligatures w14:val="standardContextual"/>
            </w:rPr>
          </w:pPr>
          <w:ins w:id="400"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"_Toc241440700"</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1.4 Definitions &amp; Abbreviations</w:t>
            </w:r>
            <w:r>
              <w:rPr>
                <w:noProof/>
                <w:webHidden/>
              </w:rPr>
              <w:tab/>
            </w:r>
            <w:r>
              <w:rPr>
                <w:noProof/>
                <w:webHidden/>
              </w:rPr>
              <w:fldChar w:fldCharType="begin"/>
            </w:r>
            <w:r>
              <w:rPr>
                <w:noProof/>
                <w:webHidden/>
              </w:rPr>
              <w:instrText xml:space="preserve"> PAGEREF _Toc241440700 \h </w:instrText>
            </w:r>
            <w:r>
              <w:rPr>
                <w:noProof/>
                <w:webHidden/>
              </w:rPr>
            </w:r>
            <w:r>
              <w:rPr>
                <w:noProof/>
                <w:webHidden/>
              </w:rPr>
              <w:fldChar w:fldCharType="separate"/>
            </w:r>
            <w:r>
              <w:rPr>
                <w:noProof/>
                <w:webHidden/>
              </w:rPr>
              <w:t>3</w:t>
            </w:r>
            <w:r>
              <w:rPr>
                <w:noProof/>
                <w:webHidden/>
              </w:rPr>
              <w:fldChar w:fldCharType="end"/>
            </w:r>
            <w:r w:rsidRPr="00EC7A30">
              <w:rPr>
                <w:rStyle w:val="Hyperlink"/>
                <w:noProof/>
              </w:rPr>
              <w:fldChar w:fldCharType="end"/>
            </w:r>
          </w:ins>
        </w:p>
        <w:p w14:paraId="1B86178E" w14:textId="0E0C5528" w:rsidR="00530E52" w:rsidRDefault="00530E52">
          <w:pPr>
            <w:pStyle w:val="TOC1"/>
            <w:tabs>
              <w:tab w:val="right" w:leader="dot" w:pos="9736"/>
            </w:tabs>
            <w:rPr>
              <w:ins w:id="401" w:author="Anzalna Saeed" w:date="2026-09-27T22:31:00Z" w16du:dateUtc="2026-09-27T17:31:00Z"/>
              <w:rFonts w:asciiTheme="minorHAnsi" w:eastAsiaTheme="minorEastAsia" w:hAnsiTheme="minorHAnsi" w:cstheme="minorBidi"/>
              <w:noProof/>
              <w:color w:val="auto"/>
              <w:kern w:val="2"/>
              <w:szCs w:val="24"/>
              <w14:ligatures w14:val="standardContextual"/>
            </w:rPr>
          </w:pPr>
          <w:ins w:id="402"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"_Toc241440701"</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2. Requirement Gathering</w:t>
            </w:r>
            <w:r>
              <w:rPr>
                <w:noProof/>
                <w:webHidden/>
              </w:rPr>
              <w:tab/>
            </w:r>
            <w:r>
              <w:rPr>
                <w:noProof/>
                <w:webHidden/>
              </w:rPr>
              <w:fldChar w:fldCharType="begin"/>
            </w:r>
            <w:r>
              <w:rPr>
                <w:noProof/>
                <w:webHidden/>
              </w:rPr>
              <w:instrText xml:space="preserve"> PAGEREF _Toc241440701 \h </w:instrText>
            </w:r>
            <w:r>
              <w:rPr>
                <w:noProof/>
                <w:webHidden/>
              </w:rPr>
            </w:r>
            <w:r>
              <w:rPr>
                <w:noProof/>
                <w:webHidden/>
              </w:rPr>
              <w:fldChar w:fldCharType="separate"/>
            </w:r>
            <w:r>
              <w:rPr>
                <w:noProof/>
                <w:webHidden/>
              </w:rPr>
              <w:t>3</w:t>
            </w:r>
            <w:r>
              <w:rPr>
                <w:noProof/>
                <w:webHidden/>
              </w:rPr>
              <w:fldChar w:fldCharType="end"/>
            </w:r>
            <w:r w:rsidRPr="00EC7A30">
              <w:rPr>
                <w:rStyle w:val="Hyperlink"/>
                <w:noProof/>
              </w:rPr>
              <w:fldChar w:fldCharType="end"/>
            </w:r>
          </w:ins>
        </w:p>
        <w:p w14:paraId="024267E6" w14:textId="43D62F5B" w:rsidR="00530E52" w:rsidRDefault="00530E52">
          <w:pPr>
            <w:pStyle w:val="TOC2"/>
            <w:tabs>
              <w:tab w:val="right" w:leader="dot" w:pos="9736"/>
            </w:tabs>
            <w:rPr>
              <w:ins w:id="403" w:author="Anzalna Saeed" w:date="2026-09-27T22:31:00Z" w16du:dateUtc="2026-09-27T17:31:00Z"/>
              <w:rFonts w:asciiTheme="minorHAnsi" w:eastAsiaTheme="minorEastAsia" w:hAnsiTheme="minorHAnsi" w:cstheme="minorBidi"/>
              <w:noProof/>
              <w:color w:val="auto"/>
              <w:kern w:val="2"/>
              <w:szCs w:val="24"/>
              <w14:ligatures w14:val="standardContextual"/>
            </w:rPr>
          </w:pPr>
          <w:ins w:id="404"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"_Toc241440702"</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2.1 Functional Requirements</w:t>
            </w:r>
            <w:r>
              <w:rPr>
                <w:noProof/>
                <w:webHidden/>
              </w:rPr>
              <w:tab/>
            </w:r>
            <w:r>
              <w:rPr>
                <w:noProof/>
                <w:webHidden/>
              </w:rPr>
              <w:fldChar w:fldCharType="begin"/>
            </w:r>
            <w:r>
              <w:rPr>
                <w:noProof/>
                <w:webHidden/>
              </w:rPr>
              <w:instrText xml:space="preserve"> PAGEREF _Toc241440702 \h </w:instrText>
            </w:r>
            <w:r>
              <w:rPr>
                <w:noProof/>
                <w:webHidden/>
              </w:rPr>
            </w:r>
            <w:r>
              <w:rPr>
                <w:noProof/>
                <w:webHidden/>
              </w:rPr>
              <w:fldChar w:fldCharType="separate"/>
            </w:r>
            <w:r>
              <w:rPr>
                <w:noProof/>
                <w:webHidden/>
              </w:rPr>
              <w:t>3</w:t>
            </w:r>
            <w:r>
              <w:rPr>
                <w:noProof/>
                <w:webHidden/>
              </w:rPr>
              <w:fldChar w:fldCharType="end"/>
            </w:r>
            <w:r w:rsidRPr="00EC7A30">
              <w:rPr>
                <w:rStyle w:val="Hyperlink"/>
                <w:noProof/>
              </w:rPr>
              <w:fldChar w:fldCharType="end"/>
            </w:r>
          </w:ins>
        </w:p>
        <w:p w14:paraId="489896B4" w14:textId="58928B06" w:rsidR="00530E52" w:rsidRDefault="00530E52">
          <w:pPr>
            <w:pStyle w:val="TOC2"/>
            <w:tabs>
              <w:tab w:val="right" w:leader="dot" w:pos="9736"/>
            </w:tabs>
            <w:rPr>
              <w:ins w:id="405" w:author="Anzalna Saeed" w:date="2026-09-27T22:31:00Z" w16du:dateUtc="2026-09-27T17:31:00Z"/>
              <w:rFonts w:asciiTheme="minorHAnsi" w:eastAsiaTheme="minorEastAsia" w:hAnsiTheme="minorHAnsi" w:cstheme="minorBidi"/>
              <w:noProof/>
              <w:color w:val="auto"/>
              <w:kern w:val="2"/>
              <w:szCs w:val="24"/>
              <w14:ligatures w14:val="standardContextual"/>
            </w:rPr>
          </w:pPr>
          <w:ins w:id="406"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"_Toc241440703"</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2.2 Non-Functional Requirements</w:t>
            </w:r>
            <w:r>
              <w:rPr>
                <w:noProof/>
                <w:webHidden/>
              </w:rPr>
              <w:tab/>
            </w:r>
            <w:r>
              <w:rPr>
                <w:noProof/>
                <w:webHidden/>
              </w:rPr>
              <w:fldChar w:fldCharType="begin"/>
            </w:r>
            <w:r>
              <w:rPr>
                <w:noProof/>
                <w:webHidden/>
              </w:rPr>
              <w:instrText xml:space="preserve"> PAGEREF _Toc241440703 \h </w:instrText>
            </w:r>
            <w:r>
              <w:rPr>
                <w:noProof/>
                <w:webHidden/>
              </w:rPr>
            </w:r>
            <w:r>
              <w:rPr>
                <w:noProof/>
                <w:webHidden/>
              </w:rPr>
              <w:fldChar w:fldCharType="separate"/>
            </w:r>
            <w:r>
              <w:rPr>
                <w:noProof/>
                <w:webHidden/>
              </w:rPr>
              <w:t>4</w:t>
            </w:r>
            <w:r>
              <w:rPr>
                <w:noProof/>
                <w:webHidden/>
              </w:rPr>
              <w:fldChar w:fldCharType="end"/>
            </w:r>
            <w:r w:rsidRPr="00EC7A30">
              <w:rPr>
                <w:rStyle w:val="Hyperlink"/>
                <w:noProof/>
              </w:rPr>
              <w:fldChar w:fldCharType="end"/>
            </w:r>
          </w:ins>
        </w:p>
        <w:p w14:paraId="20DA616B" w14:textId="6E42660F" w:rsidR="00530E52" w:rsidRDefault="00530E52">
          <w:pPr>
            <w:pStyle w:val="TOC2"/>
            <w:tabs>
              <w:tab w:val="right" w:leader="dot" w:pos="9736"/>
            </w:tabs>
            <w:rPr>
              <w:ins w:id="407" w:author="Anzalna Saeed" w:date="2026-09-27T22:31:00Z" w16du:dateUtc="2026-09-27T17:31:00Z"/>
              <w:rFonts w:asciiTheme="minorHAnsi" w:eastAsiaTheme="minorEastAsia" w:hAnsiTheme="minorHAnsi" w:cstheme="minorBidi"/>
              <w:noProof/>
              <w:color w:val="auto"/>
              <w:kern w:val="2"/>
              <w:szCs w:val="24"/>
              <w14:ligatures w14:val="standardContextual"/>
            </w:rPr>
          </w:pPr>
          <w:ins w:id="408"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"_Toc241440704"</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2.3 Stakeholders</w:t>
            </w:r>
            <w:r>
              <w:rPr>
                <w:noProof/>
                <w:webHidden/>
              </w:rPr>
              <w:tab/>
            </w:r>
            <w:r>
              <w:rPr>
                <w:noProof/>
                <w:webHidden/>
              </w:rPr>
              <w:fldChar w:fldCharType="begin"/>
            </w:r>
            <w:r>
              <w:rPr>
                <w:noProof/>
                <w:webHidden/>
              </w:rPr>
              <w:instrText xml:space="preserve"> PAGEREF _Toc241440704 \h </w:instrText>
            </w:r>
            <w:r>
              <w:rPr>
                <w:noProof/>
                <w:webHidden/>
              </w:rPr>
            </w:r>
            <w:r>
              <w:rPr>
                <w:noProof/>
                <w:webHidden/>
              </w:rPr>
              <w:fldChar w:fldCharType="separate"/>
            </w:r>
            <w:r>
              <w:rPr>
                <w:noProof/>
                <w:webHidden/>
              </w:rPr>
              <w:t>5</w:t>
            </w:r>
            <w:r>
              <w:rPr>
                <w:noProof/>
                <w:webHidden/>
              </w:rPr>
              <w:fldChar w:fldCharType="end"/>
            </w:r>
            <w:r w:rsidRPr="00EC7A30">
              <w:rPr>
                <w:rStyle w:val="Hyperlink"/>
                <w:noProof/>
              </w:rPr>
              <w:fldChar w:fldCharType="end"/>
            </w:r>
          </w:ins>
        </w:p>
        <w:p w14:paraId="74D8112C" w14:textId="6129D77D" w:rsidR="00530E52" w:rsidRDefault="00530E52">
          <w:pPr>
            <w:pStyle w:val="TOC1"/>
            <w:tabs>
              <w:tab w:val="right" w:leader="dot" w:pos="9736"/>
            </w:tabs>
            <w:rPr>
              <w:ins w:id="409" w:author="Anzalna Saeed" w:date="2026-09-27T22:31:00Z" w16du:dateUtc="2026-09-27T17:31:00Z"/>
              <w:rFonts w:asciiTheme="minorHAnsi" w:eastAsiaTheme="minorEastAsia" w:hAnsiTheme="minorHAnsi" w:cstheme="minorBidi"/>
              <w:noProof/>
              <w:color w:val="auto"/>
              <w:kern w:val="2"/>
              <w:szCs w:val="24"/>
              <w14:ligatures w14:val="standardContextual"/>
            </w:rPr>
          </w:pPr>
          <w:ins w:id="410"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"_Toc241440705"</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3. Use Cases</w:t>
            </w:r>
            <w:r>
              <w:rPr>
                <w:noProof/>
                <w:webHidden/>
              </w:rPr>
              <w:tab/>
            </w:r>
            <w:r>
              <w:rPr>
                <w:noProof/>
                <w:webHidden/>
              </w:rPr>
              <w:fldChar w:fldCharType="begin"/>
            </w:r>
            <w:r>
              <w:rPr>
                <w:noProof/>
                <w:webHidden/>
              </w:rPr>
              <w:instrText xml:space="preserve"> PAGEREF _Toc241440705 \h </w:instrText>
            </w:r>
            <w:r>
              <w:rPr>
                <w:noProof/>
                <w:webHidden/>
              </w:rPr>
            </w:r>
            <w:r>
              <w:rPr>
                <w:noProof/>
                <w:webHidden/>
              </w:rPr>
              <w:fldChar w:fldCharType="separate"/>
            </w:r>
            <w:r>
              <w:rPr>
                <w:noProof/>
                <w:webHidden/>
              </w:rPr>
              <w:t>5</w:t>
            </w:r>
            <w:r>
              <w:rPr>
                <w:noProof/>
                <w:webHidden/>
              </w:rPr>
              <w:fldChar w:fldCharType="end"/>
            </w:r>
            <w:r w:rsidRPr="00EC7A30">
              <w:rPr>
                <w:rStyle w:val="Hyperlink"/>
                <w:noProof/>
              </w:rPr>
              <w:fldChar w:fldCharType="end"/>
            </w:r>
          </w:ins>
        </w:p>
        <w:p w14:paraId="2017B3E1" w14:textId="4027CC0C" w:rsidR="00530E52" w:rsidRDefault="00530E52">
          <w:pPr>
            <w:pStyle w:val="TOC2"/>
            <w:tabs>
              <w:tab w:val="right" w:leader="dot" w:pos="9736"/>
            </w:tabs>
            <w:rPr>
              <w:ins w:id="411" w:author="Anzalna Saeed" w:date="2026-09-27T22:31:00Z" w16du:dateUtc="2026-09-27T17:31:00Z"/>
              <w:rFonts w:asciiTheme="minorHAnsi" w:eastAsiaTheme="minorEastAsia" w:hAnsiTheme="minorHAnsi" w:cstheme="minorBidi"/>
              <w:noProof/>
              <w:color w:val="auto"/>
              <w:kern w:val="2"/>
              <w:szCs w:val="24"/>
              <w14:ligatures w14:val="standardContextual"/>
            </w:rPr>
          </w:pPr>
          <w:ins w:id="412"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"_Toc241440706"</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3.1 Use Case Summary</w:t>
            </w:r>
            <w:r>
              <w:rPr>
                <w:noProof/>
                <w:webHidden/>
              </w:rPr>
              <w:tab/>
            </w:r>
            <w:r>
              <w:rPr>
                <w:noProof/>
                <w:webHidden/>
              </w:rPr>
              <w:fldChar w:fldCharType="begin"/>
            </w:r>
            <w:r>
              <w:rPr>
                <w:noProof/>
                <w:webHidden/>
              </w:rPr>
              <w:instrText xml:space="preserve"> PAGEREF _Toc241440706 \h </w:instrText>
            </w:r>
            <w:r>
              <w:rPr>
                <w:noProof/>
                <w:webHidden/>
              </w:rPr>
            </w:r>
            <w:r>
              <w:rPr>
                <w:noProof/>
                <w:webHidden/>
              </w:rPr>
              <w:fldChar w:fldCharType="separate"/>
            </w:r>
            <w:r>
              <w:rPr>
                <w:noProof/>
                <w:webHidden/>
              </w:rPr>
              <w:t>5</w:t>
            </w:r>
            <w:r>
              <w:rPr>
                <w:noProof/>
                <w:webHidden/>
              </w:rPr>
              <w:fldChar w:fldCharType="end"/>
            </w:r>
            <w:r w:rsidRPr="00EC7A30">
              <w:rPr>
                <w:rStyle w:val="Hyperlink"/>
                <w:noProof/>
              </w:rPr>
              <w:fldChar w:fldCharType="end"/>
            </w:r>
          </w:ins>
        </w:p>
        <w:p w14:paraId="485C91FC" w14:textId="0F3F6337" w:rsidR="00530E52" w:rsidRDefault="00530E52">
          <w:pPr>
            <w:pStyle w:val="TOC2"/>
            <w:tabs>
              <w:tab w:val="right" w:leader="dot" w:pos="9736"/>
            </w:tabs>
            <w:rPr>
              <w:ins w:id="413" w:author="Anzalna Saeed" w:date="2026-09-27T22:31:00Z" w16du:dateUtc="2026-09-27T17:31:00Z"/>
              <w:rFonts w:asciiTheme="minorHAnsi" w:eastAsiaTheme="minorEastAsia" w:hAnsiTheme="minorHAnsi" w:cstheme="minorBidi"/>
              <w:noProof/>
              <w:color w:val="auto"/>
              <w:kern w:val="2"/>
              <w:szCs w:val="24"/>
              <w14:ligatures w14:val="standardContextual"/>
            </w:rPr>
          </w:pPr>
          <w:ins w:id="414"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"_Toc241440707"</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3.2 Detailed Use Cases</w:t>
            </w:r>
            <w:r>
              <w:rPr>
                <w:noProof/>
                <w:webHidden/>
              </w:rPr>
              <w:tab/>
            </w:r>
            <w:r>
              <w:rPr>
                <w:noProof/>
                <w:webHidden/>
              </w:rPr>
              <w:fldChar w:fldCharType="begin"/>
            </w:r>
            <w:r>
              <w:rPr>
                <w:noProof/>
                <w:webHidden/>
              </w:rPr>
              <w:instrText xml:space="preserve"> PAGEREF _Toc241440707 \h </w:instrText>
            </w:r>
            <w:r>
              <w:rPr>
                <w:noProof/>
                <w:webHidden/>
              </w:rPr>
            </w:r>
            <w:r>
              <w:rPr>
                <w:noProof/>
                <w:webHidden/>
              </w:rPr>
              <w:fldChar w:fldCharType="separate"/>
            </w:r>
            <w:r>
              <w:rPr>
                <w:noProof/>
                <w:webHidden/>
              </w:rPr>
              <w:t>6</w:t>
            </w:r>
            <w:r>
              <w:rPr>
                <w:noProof/>
                <w:webHidden/>
              </w:rPr>
              <w:fldChar w:fldCharType="end"/>
            </w:r>
            <w:r w:rsidRPr="00EC7A30">
              <w:rPr>
                <w:rStyle w:val="Hyperlink"/>
                <w:noProof/>
              </w:rPr>
              <w:fldChar w:fldCharType="end"/>
            </w:r>
          </w:ins>
        </w:p>
        <w:p w14:paraId="225942D2" w14:textId="2E16D0CA" w:rsidR="00530E52" w:rsidRPr="00884537" w:rsidRDefault="00530E52">
          <w:pPr>
            <w:pStyle w:val="TOC3"/>
            <w:tabs>
              <w:tab w:val="right" w:leader="dot" w:pos="9736"/>
            </w:tabs>
            <w:rPr>
              <w:ins w:id="415" w:author="Anzalna Saeed" w:date="2026-09-27T22:31:00Z" w16du:dateUtc="2026-09-27T17:31:00Z"/>
              <w:rFonts w:asciiTheme="minorHAnsi" w:eastAsiaTheme="minorEastAsia" w:hAnsiTheme="minorHAnsi" w:cstheme="minorBidi"/>
              <w:noProof/>
              <w:color w:val="auto"/>
              <w:kern w:val="2"/>
              <w:szCs w:val="24"/>
              <w14:ligatures w14:val="standardContextual"/>
            </w:rPr>
          </w:pPr>
          <w:ins w:id="416" w:author="Anzalna Saeed" w:date="2026-09-27T22:31:00Z" w16du:dateUtc="2026-09-27T17:31:00Z">
            <w:r w:rsidRPr="00884537">
              <w:rPr>
                <w:rStyle w:val="Hyperlink"/>
                <w:noProof/>
              </w:rPr>
              <w:fldChar w:fldCharType="begin"/>
            </w:r>
            <w:r w:rsidRPr="00884537">
              <w:rPr>
                <w:rStyle w:val="Hyperlink"/>
                <w:noProof/>
              </w:rPr>
              <w:instrText xml:space="preserve"> </w:instrText>
            </w:r>
            <w:r w:rsidRPr="00884537">
              <w:rPr>
                <w:noProof/>
              </w:rPr>
              <w:instrText>HYPERLINK \l "_Toc241440708"</w:instrText>
            </w:r>
            <w:r w:rsidRPr="00884537">
              <w:rPr>
                <w:rStyle w:val="Hyperlink"/>
                <w:noProof/>
              </w:rPr>
              <w:instrText xml:space="preserve"> </w:instrText>
            </w:r>
            <w:r w:rsidRPr="00884537">
              <w:rPr>
                <w:rStyle w:val="Hyperlink"/>
                <w:noProof/>
              </w:rPr>
            </w:r>
            <w:r w:rsidRPr="00884537">
              <w:rPr>
                <w:rStyle w:val="Hyperlink"/>
                <w:noProof/>
              </w:rPr>
              <w:fldChar w:fldCharType="separate"/>
            </w:r>
            <w:r w:rsidRPr="00884537">
              <w:rPr>
                <w:rStyle w:val="Hyperlink"/>
                <w:rFonts w:cs="Times New Roman"/>
                <w:noProof/>
                <w:rPrChange w:id="417" w:author="Anzalna Saeed" w:date="2026-09-27T22:34:00Z" w16du:dateUtc="2026-09-27T17:34:00Z">
                  <w:rPr>
                    <w:rStyle w:val="Hyperlink"/>
                    <w:rFonts w:cs="Times New Roman"/>
                    <w:b/>
                    <w:bCs/>
                    <w:noProof/>
                  </w:rPr>
                </w:rPrChange>
              </w:rPr>
              <w:t>UC-01: Translate English text to Urdu</w:t>
            </w:r>
            <w:r w:rsidRPr="00884537">
              <w:rPr>
                <w:noProof/>
                <w:webHidden/>
              </w:rPr>
              <w:tab/>
            </w:r>
            <w:r w:rsidRPr="00884537">
              <w:rPr>
                <w:noProof/>
                <w:webHidden/>
              </w:rPr>
              <w:fldChar w:fldCharType="begin"/>
            </w:r>
            <w:r w:rsidRPr="00884537">
              <w:rPr>
                <w:noProof/>
                <w:webHidden/>
              </w:rPr>
              <w:instrText xml:space="preserve"> PAGEREF _Toc241440708 \h </w:instrText>
            </w:r>
            <w:r w:rsidRPr="00884537">
              <w:rPr>
                <w:noProof/>
                <w:webHidden/>
              </w:rPr>
            </w:r>
            <w:r w:rsidRPr="00884537">
              <w:rPr>
                <w:noProof/>
                <w:webHidden/>
              </w:rPr>
              <w:fldChar w:fldCharType="separate"/>
            </w:r>
            <w:r w:rsidRPr="00884537">
              <w:rPr>
                <w:noProof/>
                <w:webHidden/>
              </w:rPr>
              <w:t>6</w:t>
            </w:r>
            <w:r w:rsidRPr="00884537">
              <w:rPr>
                <w:noProof/>
                <w:webHidden/>
              </w:rPr>
              <w:fldChar w:fldCharType="end"/>
            </w:r>
            <w:r w:rsidRPr="00884537">
              <w:rPr>
                <w:rStyle w:val="Hyperlink"/>
                <w:noProof/>
              </w:rPr>
              <w:fldChar w:fldCharType="end"/>
            </w:r>
          </w:ins>
        </w:p>
        <w:p w14:paraId="556536B3" w14:textId="188DC6FA" w:rsidR="00530E52" w:rsidRPr="00884537" w:rsidRDefault="00530E52">
          <w:pPr>
            <w:pStyle w:val="TOC3"/>
            <w:tabs>
              <w:tab w:val="right" w:leader="dot" w:pos="9736"/>
            </w:tabs>
            <w:rPr>
              <w:ins w:id="418" w:author="Anzalna Saeed" w:date="2026-09-27T22:31:00Z" w16du:dateUtc="2026-09-27T17:31:00Z"/>
              <w:rFonts w:asciiTheme="minorHAnsi" w:eastAsiaTheme="minorEastAsia" w:hAnsiTheme="minorHAnsi" w:cstheme="minorBidi"/>
              <w:noProof/>
              <w:color w:val="auto"/>
              <w:kern w:val="2"/>
              <w:szCs w:val="24"/>
              <w14:ligatures w14:val="standardContextual"/>
            </w:rPr>
          </w:pPr>
          <w:ins w:id="419" w:author="Anzalna Saeed" w:date="2026-09-27T22:31:00Z" w16du:dateUtc="2026-09-27T17:31:00Z">
            <w:r w:rsidRPr="00884537">
              <w:rPr>
                <w:rStyle w:val="Hyperlink"/>
                <w:noProof/>
              </w:rPr>
              <w:fldChar w:fldCharType="begin"/>
            </w:r>
            <w:r w:rsidRPr="00884537">
              <w:rPr>
                <w:rStyle w:val="Hyperlink"/>
                <w:noProof/>
              </w:rPr>
              <w:instrText xml:space="preserve"> </w:instrText>
            </w:r>
            <w:r w:rsidRPr="00884537">
              <w:rPr>
                <w:noProof/>
              </w:rPr>
              <w:instrText>HYPERLINK \l "_Toc241440709"</w:instrText>
            </w:r>
            <w:r w:rsidRPr="00884537">
              <w:rPr>
                <w:rStyle w:val="Hyperlink"/>
                <w:noProof/>
              </w:rPr>
              <w:instrText xml:space="preserve"> </w:instrText>
            </w:r>
            <w:r w:rsidRPr="00884537">
              <w:rPr>
                <w:rStyle w:val="Hyperlink"/>
                <w:noProof/>
              </w:rPr>
            </w:r>
            <w:r w:rsidRPr="00884537">
              <w:rPr>
                <w:rStyle w:val="Hyperlink"/>
                <w:noProof/>
              </w:rPr>
              <w:fldChar w:fldCharType="separate"/>
            </w:r>
            <w:r w:rsidRPr="00884537">
              <w:rPr>
                <w:rStyle w:val="Hyperlink"/>
                <w:rFonts w:cs="Times New Roman"/>
                <w:noProof/>
                <w:rPrChange w:id="420" w:author="Anzalna Saeed" w:date="2026-09-27T22:34:00Z" w16du:dateUtc="2026-09-27T17:34:00Z">
                  <w:rPr>
                    <w:rStyle w:val="Hyperlink"/>
                    <w:rFonts w:cs="Times New Roman"/>
                    <w:b/>
                    <w:bCs/>
                    <w:noProof/>
                  </w:rPr>
                </w:rPrChange>
              </w:rPr>
              <w:t>UC-03: Translate Roman Urdu text to English</w:t>
            </w:r>
            <w:r w:rsidRPr="00884537">
              <w:rPr>
                <w:noProof/>
                <w:webHidden/>
              </w:rPr>
              <w:tab/>
            </w:r>
            <w:r w:rsidRPr="00884537">
              <w:rPr>
                <w:noProof/>
                <w:webHidden/>
              </w:rPr>
              <w:fldChar w:fldCharType="begin"/>
            </w:r>
            <w:r w:rsidRPr="00884537">
              <w:rPr>
                <w:noProof/>
                <w:webHidden/>
              </w:rPr>
              <w:instrText xml:space="preserve"> PAGEREF _Toc241440709 \h </w:instrText>
            </w:r>
            <w:r w:rsidRPr="00884537">
              <w:rPr>
                <w:noProof/>
                <w:webHidden/>
              </w:rPr>
            </w:r>
            <w:r w:rsidRPr="00884537">
              <w:rPr>
                <w:noProof/>
                <w:webHidden/>
              </w:rPr>
              <w:fldChar w:fldCharType="separate"/>
            </w:r>
            <w:r w:rsidRPr="00884537">
              <w:rPr>
                <w:noProof/>
                <w:webHidden/>
              </w:rPr>
              <w:t>6</w:t>
            </w:r>
            <w:r w:rsidRPr="00884537">
              <w:rPr>
                <w:noProof/>
                <w:webHidden/>
              </w:rPr>
              <w:fldChar w:fldCharType="end"/>
            </w:r>
            <w:r w:rsidRPr="00884537">
              <w:rPr>
                <w:rStyle w:val="Hyperlink"/>
                <w:noProof/>
              </w:rPr>
              <w:fldChar w:fldCharType="end"/>
            </w:r>
          </w:ins>
        </w:p>
        <w:p w14:paraId="26F044A6" w14:textId="1B148CE5" w:rsidR="00530E52" w:rsidRPr="00884537" w:rsidRDefault="00530E52">
          <w:pPr>
            <w:pStyle w:val="TOC3"/>
            <w:tabs>
              <w:tab w:val="right" w:leader="dot" w:pos="9736"/>
            </w:tabs>
            <w:rPr>
              <w:ins w:id="421" w:author="Anzalna Saeed" w:date="2026-09-27T22:31:00Z" w16du:dateUtc="2026-09-27T17:31:00Z"/>
              <w:rFonts w:asciiTheme="minorHAnsi" w:eastAsiaTheme="minorEastAsia" w:hAnsiTheme="minorHAnsi" w:cstheme="minorBidi"/>
              <w:noProof/>
              <w:color w:val="auto"/>
              <w:kern w:val="2"/>
              <w:szCs w:val="24"/>
              <w14:ligatures w14:val="standardContextual"/>
            </w:rPr>
          </w:pPr>
          <w:ins w:id="422" w:author="Anzalna Saeed" w:date="2026-09-27T22:31:00Z" w16du:dateUtc="2026-09-27T17:31:00Z">
            <w:r w:rsidRPr="00884537">
              <w:rPr>
                <w:rStyle w:val="Hyperlink"/>
                <w:noProof/>
              </w:rPr>
              <w:fldChar w:fldCharType="begin"/>
            </w:r>
            <w:r w:rsidRPr="00884537">
              <w:rPr>
                <w:rStyle w:val="Hyperlink"/>
                <w:noProof/>
              </w:rPr>
              <w:instrText xml:space="preserve"> </w:instrText>
            </w:r>
            <w:r w:rsidRPr="00884537">
              <w:rPr>
                <w:noProof/>
              </w:rPr>
              <w:instrText>HYPERLINK \l "_Toc241440710"</w:instrText>
            </w:r>
            <w:r w:rsidRPr="00884537">
              <w:rPr>
                <w:rStyle w:val="Hyperlink"/>
                <w:noProof/>
              </w:rPr>
              <w:instrText xml:space="preserve"> </w:instrText>
            </w:r>
            <w:r w:rsidRPr="00884537">
              <w:rPr>
                <w:rStyle w:val="Hyperlink"/>
                <w:noProof/>
              </w:rPr>
            </w:r>
            <w:r w:rsidRPr="00884537">
              <w:rPr>
                <w:rStyle w:val="Hyperlink"/>
                <w:noProof/>
              </w:rPr>
              <w:fldChar w:fldCharType="separate"/>
            </w:r>
            <w:r w:rsidRPr="00884537">
              <w:rPr>
                <w:rStyle w:val="Hyperlink"/>
                <w:rFonts w:cs="Times New Roman"/>
                <w:noProof/>
                <w:rPrChange w:id="423" w:author="Anzalna Saeed" w:date="2026-09-27T22:34:00Z" w16du:dateUtc="2026-09-27T17:34:00Z">
                  <w:rPr>
                    <w:rStyle w:val="Hyperlink"/>
                    <w:rFonts w:cs="Times New Roman"/>
                    <w:b/>
                    <w:bCs/>
                    <w:noProof/>
                  </w:rPr>
                </w:rPrChange>
              </w:rPr>
              <w:t>UC-05: Submit thumbs up/down feedback on a translation</w:t>
            </w:r>
            <w:r w:rsidRPr="00884537">
              <w:rPr>
                <w:noProof/>
                <w:webHidden/>
              </w:rPr>
              <w:tab/>
            </w:r>
            <w:r w:rsidRPr="00884537">
              <w:rPr>
                <w:noProof/>
                <w:webHidden/>
              </w:rPr>
              <w:fldChar w:fldCharType="begin"/>
            </w:r>
            <w:r w:rsidRPr="00884537">
              <w:rPr>
                <w:noProof/>
                <w:webHidden/>
              </w:rPr>
              <w:instrText xml:space="preserve"> PAGEREF _Toc241440710 \h </w:instrText>
            </w:r>
            <w:r w:rsidRPr="00884537">
              <w:rPr>
                <w:noProof/>
                <w:webHidden/>
              </w:rPr>
            </w:r>
            <w:r w:rsidRPr="00884537">
              <w:rPr>
                <w:noProof/>
                <w:webHidden/>
              </w:rPr>
              <w:fldChar w:fldCharType="separate"/>
            </w:r>
            <w:r w:rsidRPr="00884537">
              <w:rPr>
                <w:noProof/>
                <w:webHidden/>
              </w:rPr>
              <w:t>6</w:t>
            </w:r>
            <w:r w:rsidRPr="00884537">
              <w:rPr>
                <w:noProof/>
                <w:webHidden/>
              </w:rPr>
              <w:fldChar w:fldCharType="end"/>
            </w:r>
            <w:r w:rsidRPr="00884537">
              <w:rPr>
                <w:rStyle w:val="Hyperlink"/>
                <w:noProof/>
              </w:rPr>
              <w:fldChar w:fldCharType="end"/>
            </w:r>
          </w:ins>
        </w:p>
        <w:p w14:paraId="6A86630D" w14:textId="5C2505B1" w:rsidR="00530E52" w:rsidRPr="00884537" w:rsidRDefault="00530E52">
          <w:pPr>
            <w:pStyle w:val="TOC3"/>
            <w:tabs>
              <w:tab w:val="right" w:leader="dot" w:pos="9736"/>
            </w:tabs>
            <w:rPr>
              <w:ins w:id="424" w:author="Anzalna Saeed" w:date="2026-09-27T22:31:00Z" w16du:dateUtc="2026-09-27T17:31:00Z"/>
              <w:rFonts w:asciiTheme="minorHAnsi" w:eastAsiaTheme="minorEastAsia" w:hAnsiTheme="minorHAnsi" w:cstheme="minorBidi"/>
              <w:noProof/>
              <w:color w:val="auto"/>
              <w:kern w:val="2"/>
              <w:szCs w:val="24"/>
              <w14:ligatures w14:val="standardContextual"/>
            </w:rPr>
          </w:pPr>
          <w:ins w:id="425" w:author="Anzalna Saeed" w:date="2026-09-27T22:31:00Z" w16du:dateUtc="2026-09-27T17:31:00Z">
            <w:r w:rsidRPr="00884537">
              <w:rPr>
                <w:rStyle w:val="Hyperlink"/>
                <w:noProof/>
              </w:rPr>
              <w:fldChar w:fldCharType="begin"/>
            </w:r>
            <w:r w:rsidRPr="00884537">
              <w:rPr>
                <w:rStyle w:val="Hyperlink"/>
                <w:noProof/>
              </w:rPr>
              <w:instrText xml:space="preserve"> </w:instrText>
            </w:r>
            <w:r w:rsidRPr="00884537">
              <w:rPr>
                <w:noProof/>
              </w:rPr>
              <w:instrText>HYPERLINK \l "_Toc241440711"</w:instrText>
            </w:r>
            <w:r w:rsidRPr="00884537">
              <w:rPr>
                <w:rStyle w:val="Hyperlink"/>
                <w:noProof/>
              </w:rPr>
              <w:instrText xml:space="preserve"> </w:instrText>
            </w:r>
            <w:r w:rsidRPr="00884537">
              <w:rPr>
                <w:rStyle w:val="Hyperlink"/>
                <w:noProof/>
              </w:rPr>
            </w:r>
            <w:r w:rsidRPr="00884537">
              <w:rPr>
                <w:rStyle w:val="Hyperlink"/>
                <w:noProof/>
              </w:rPr>
              <w:fldChar w:fldCharType="separate"/>
            </w:r>
            <w:r w:rsidRPr="00884537">
              <w:rPr>
                <w:rStyle w:val="Hyperlink"/>
                <w:rFonts w:cs="Times New Roman"/>
                <w:noProof/>
                <w:rPrChange w:id="426" w:author="Anzalna Saeed" w:date="2026-09-27T22:34:00Z" w16du:dateUtc="2026-09-27T17:34:00Z">
                  <w:rPr>
                    <w:rStyle w:val="Hyperlink"/>
                    <w:rFonts w:cs="Times New Roman"/>
                    <w:b/>
                    <w:bCs/>
                    <w:noProof/>
                  </w:rPr>
                </w:rPrChange>
              </w:rPr>
              <w:t>UC-09: System falls back to raw base-model output on validation failure</w:t>
            </w:r>
            <w:r w:rsidRPr="00884537">
              <w:rPr>
                <w:noProof/>
                <w:webHidden/>
              </w:rPr>
              <w:tab/>
            </w:r>
            <w:r w:rsidRPr="00884537">
              <w:rPr>
                <w:noProof/>
                <w:webHidden/>
              </w:rPr>
              <w:fldChar w:fldCharType="begin"/>
            </w:r>
            <w:r w:rsidRPr="00884537">
              <w:rPr>
                <w:noProof/>
                <w:webHidden/>
              </w:rPr>
              <w:instrText xml:space="preserve"> PAGEREF _Toc241440711 \h </w:instrText>
            </w:r>
            <w:r w:rsidRPr="00884537">
              <w:rPr>
                <w:noProof/>
                <w:webHidden/>
              </w:rPr>
            </w:r>
            <w:r w:rsidRPr="00884537">
              <w:rPr>
                <w:noProof/>
                <w:webHidden/>
              </w:rPr>
              <w:fldChar w:fldCharType="separate"/>
            </w:r>
            <w:r w:rsidRPr="00884537">
              <w:rPr>
                <w:noProof/>
                <w:webHidden/>
              </w:rPr>
              <w:t>7</w:t>
            </w:r>
            <w:r w:rsidRPr="00884537">
              <w:rPr>
                <w:noProof/>
                <w:webHidden/>
              </w:rPr>
              <w:fldChar w:fldCharType="end"/>
            </w:r>
            <w:r w:rsidRPr="00884537">
              <w:rPr>
                <w:rStyle w:val="Hyperlink"/>
                <w:noProof/>
              </w:rPr>
              <w:fldChar w:fldCharType="end"/>
            </w:r>
          </w:ins>
        </w:p>
        <w:p w14:paraId="4092E641" w14:textId="3B72EBF4" w:rsidR="00530E52" w:rsidRDefault="00530E52">
          <w:pPr>
            <w:pStyle w:val="TOC1"/>
            <w:tabs>
              <w:tab w:val="right" w:leader="dot" w:pos="9736"/>
            </w:tabs>
            <w:rPr>
              <w:ins w:id="427" w:author="Anzalna Saeed" w:date="2026-09-27T22:31:00Z" w16du:dateUtc="2026-09-27T17:31:00Z"/>
              <w:rFonts w:asciiTheme="minorHAnsi" w:eastAsiaTheme="minorEastAsia" w:hAnsiTheme="minorHAnsi" w:cstheme="minorBidi"/>
              <w:noProof/>
              <w:color w:val="auto"/>
              <w:kern w:val="2"/>
              <w:szCs w:val="24"/>
              <w14:ligatures w14:val="standardContextual"/>
            </w:rPr>
          </w:pPr>
          <w:ins w:id="428"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"_Toc241440712"</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4. Test Cases</w:t>
            </w:r>
            <w:r>
              <w:rPr>
                <w:noProof/>
                <w:webHidden/>
              </w:rPr>
              <w:tab/>
            </w:r>
            <w:r>
              <w:rPr>
                <w:noProof/>
                <w:webHidden/>
              </w:rPr>
              <w:fldChar w:fldCharType="begin"/>
            </w:r>
            <w:r>
              <w:rPr>
                <w:noProof/>
                <w:webHidden/>
              </w:rPr>
              <w:instrText xml:space="preserve"> PAGEREF _Toc241440712 \h </w:instrText>
            </w:r>
            <w:r>
              <w:rPr>
                <w:noProof/>
                <w:webHidden/>
              </w:rPr>
            </w:r>
            <w:r>
              <w:rPr>
                <w:noProof/>
                <w:webHidden/>
              </w:rPr>
              <w:fldChar w:fldCharType="separate"/>
            </w:r>
            <w:r>
              <w:rPr>
                <w:noProof/>
                <w:webHidden/>
              </w:rPr>
              <w:t>7</w:t>
            </w:r>
            <w:r>
              <w:rPr>
                <w:noProof/>
                <w:webHidden/>
              </w:rPr>
              <w:fldChar w:fldCharType="end"/>
            </w:r>
            <w:r w:rsidRPr="00EC7A30">
              <w:rPr>
                <w:rStyle w:val="Hyperlink"/>
                <w:noProof/>
              </w:rPr>
              <w:fldChar w:fldCharType="end"/>
            </w:r>
          </w:ins>
        </w:p>
        <w:p w14:paraId="5E98211B" w14:textId="2CCFF69D" w:rsidR="00530E52" w:rsidRDefault="00530E52">
          <w:pPr>
            <w:pStyle w:val="TOC1"/>
            <w:tabs>
              <w:tab w:val="right" w:leader="dot" w:pos="9736"/>
            </w:tabs>
            <w:rPr>
              <w:ins w:id="429" w:author="Anzalna Saeed" w:date="2026-09-27T22:31:00Z" w16du:dateUtc="2026-09-27T17:31:00Z"/>
              <w:rFonts w:asciiTheme="minorHAnsi" w:eastAsiaTheme="minorEastAsia" w:hAnsiTheme="minorHAnsi" w:cstheme="minorBidi"/>
              <w:noProof/>
              <w:color w:val="auto"/>
              <w:kern w:val="2"/>
              <w:szCs w:val="24"/>
              <w14:ligatures w14:val="standardContextual"/>
            </w:rPr>
          </w:pPr>
          <w:ins w:id="430"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"_Toc241440713"</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5. System Architecture</w:t>
            </w:r>
            <w:r>
              <w:rPr>
                <w:noProof/>
                <w:webHidden/>
              </w:rPr>
              <w:tab/>
            </w:r>
            <w:r>
              <w:rPr>
                <w:noProof/>
                <w:webHidden/>
              </w:rPr>
              <w:fldChar w:fldCharType="begin"/>
            </w:r>
            <w:r>
              <w:rPr>
                <w:noProof/>
                <w:webHidden/>
              </w:rPr>
              <w:instrText xml:space="preserve"> PAGEREF _Toc241440713 \h </w:instrText>
            </w:r>
            <w:r>
              <w:rPr>
                <w:noProof/>
                <w:webHidden/>
              </w:rPr>
            </w:r>
            <w:r>
              <w:rPr>
                <w:noProof/>
                <w:webHidden/>
              </w:rPr>
              <w:fldChar w:fldCharType="separate"/>
            </w:r>
            <w:r>
              <w:rPr>
                <w:noProof/>
                <w:webHidden/>
              </w:rPr>
              <w:t>8</w:t>
            </w:r>
            <w:r>
              <w:rPr>
                <w:noProof/>
                <w:webHidden/>
              </w:rPr>
              <w:fldChar w:fldCharType="end"/>
            </w:r>
            <w:r w:rsidRPr="00EC7A30">
              <w:rPr>
                <w:rStyle w:val="Hyperlink"/>
                <w:noProof/>
              </w:rPr>
              <w:fldChar w:fldCharType="end"/>
            </w:r>
          </w:ins>
        </w:p>
        <w:p w14:paraId="0D3AEC51" w14:textId="1E0FFA1F" w:rsidR="00530E52" w:rsidRDefault="00530E52">
          <w:pPr>
            <w:pStyle w:val="TOC2"/>
            <w:tabs>
              <w:tab w:val="right" w:leader="dot" w:pos="9736"/>
            </w:tabs>
            <w:rPr>
              <w:ins w:id="431" w:author="Anzalna Saeed" w:date="2026-09-27T22:31:00Z" w16du:dateUtc="2026-09-27T17:31:00Z"/>
              <w:rFonts w:asciiTheme="minorHAnsi" w:eastAsiaTheme="minorEastAsia" w:hAnsiTheme="minorHAnsi" w:cstheme="minorBidi"/>
              <w:noProof/>
              <w:color w:val="auto"/>
              <w:kern w:val="2"/>
              <w:szCs w:val="24"/>
              <w14:ligatures w14:val="standardContextual"/>
            </w:rPr>
          </w:pPr>
          <w:ins w:id="432"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"_Toc241440714"</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5.1 Architectural Style</w:t>
            </w:r>
            <w:r>
              <w:rPr>
                <w:noProof/>
                <w:webHidden/>
              </w:rPr>
              <w:tab/>
            </w:r>
            <w:r>
              <w:rPr>
                <w:noProof/>
                <w:webHidden/>
              </w:rPr>
              <w:fldChar w:fldCharType="begin"/>
            </w:r>
            <w:r>
              <w:rPr>
                <w:noProof/>
                <w:webHidden/>
              </w:rPr>
              <w:instrText xml:space="preserve"> PAGEREF _Toc241440714 \h </w:instrText>
            </w:r>
            <w:r>
              <w:rPr>
                <w:noProof/>
                <w:webHidden/>
              </w:rPr>
            </w:r>
            <w:r>
              <w:rPr>
                <w:noProof/>
                <w:webHidden/>
              </w:rPr>
              <w:fldChar w:fldCharType="separate"/>
            </w:r>
            <w:r>
              <w:rPr>
                <w:noProof/>
                <w:webHidden/>
              </w:rPr>
              <w:t>8</w:t>
            </w:r>
            <w:r>
              <w:rPr>
                <w:noProof/>
                <w:webHidden/>
              </w:rPr>
              <w:fldChar w:fldCharType="end"/>
            </w:r>
            <w:r w:rsidRPr="00EC7A30">
              <w:rPr>
                <w:rStyle w:val="Hyperlink"/>
                <w:noProof/>
              </w:rPr>
              <w:fldChar w:fldCharType="end"/>
            </w:r>
          </w:ins>
        </w:p>
        <w:p w14:paraId="28889B4C" w14:textId="709A9B35" w:rsidR="00530E52" w:rsidRDefault="00530E52">
          <w:pPr>
            <w:pStyle w:val="TOC2"/>
            <w:tabs>
              <w:tab w:val="right" w:leader="dot" w:pos="9736"/>
            </w:tabs>
            <w:rPr>
              <w:ins w:id="433" w:author="Anzalna Saeed" w:date="2026-09-27T22:31:00Z" w16du:dateUtc="2026-09-27T17:31:00Z"/>
              <w:rFonts w:asciiTheme="minorHAnsi" w:eastAsiaTheme="minorEastAsia" w:hAnsiTheme="minorHAnsi" w:cstheme="minorBidi"/>
              <w:noProof/>
              <w:color w:val="auto"/>
              <w:kern w:val="2"/>
              <w:szCs w:val="24"/>
              <w14:ligatures w14:val="standardContextual"/>
            </w:rPr>
          </w:pPr>
          <w:ins w:id="434"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"_Toc241440715"</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5.2 Pipeline / Component Breakdown</w:t>
            </w:r>
            <w:r>
              <w:rPr>
                <w:noProof/>
                <w:webHidden/>
              </w:rPr>
              <w:tab/>
            </w:r>
            <w:r>
              <w:rPr>
                <w:noProof/>
                <w:webHidden/>
              </w:rPr>
              <w:fldChar w:fldCharType="begin"/>
            </w:r>
            <w:r>
              <w:rPr>
                <w:noProof/>
                <w:webHidden/>
              </w:rPr>
              <w:instrText xml:space="preserve"> PAGEREF _Toc241440715 \h </w:instrText>
            </w:r>
            <w:r>
              <w:rPr>
                <w:noProof/>
                <w:webHidden/>
              </w:rPr>
            </w:r>
            <w:r>
              <w:rPr>
                <w:noProof/>
                <w:webHidden/>
              </w:rPr>
              <w:fldChar w:fldCharType="separate"/>
            </w:r>
            <w:r>
              <w:rPr>
                <w:noProof/>
                <w:webHidden/>
              </w:rPr>
              <w:t>9</w:t>
            </w:r>
            <w:r>
              <w:rPr>
                <w:noProof/>
                <w:webHidden/>
              </w:rPr>
              <w:fldChar w:fldCharType="end"/>
            </w:r>
            <w:r w:rsidRPr="00EC7A30">
              <w:rPr>
                <w:rStyle w:val="Hyperlink"/>
                <w:noProof/>
              </w:rPr>
              <w:fldChar w:fldCharType="end"/>
            </w:r>
          </w:ins>
        </w:p>
        <w:p w14:paraId="1BBA6B1C" w14:textId="3EE2AACE" w:rsidR="00530E52" w:rsidRDefault="00530E52">
          <w:pPr>
            <w:pStyle w:val="TOC2"/>
            <w:tabs>
              <w:tab w:val="right" w:leader="dot" w:pos="9736"/>
            </w:tabs>
            <w:rPr>
              <w:ins w:id="435" w:author="Anzalna Saeed" w:date="2026-09-27T22:31:00Z" w16du:dateUtc="2026-09-27T17:31:00Z"/>
              <w:rFonts w:asciiTheme="minorHAnsi" w:eastAsiaTheme="minorEastAsia" w:hAnsiTheme="minorHAnsi" w:cstheme="minorBidi"/>
              <w:noProof/>
              <w:color w:val="auto"/>
              <w:kern w:val="2"/>
              <w:szCs w:val="24"/>
              <w14:ligatures w14:val="standardContextual"/>
            </w:rPr>
          </w:pPr>
          <w:ins w:id="436"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"_Toc241440716"</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5.3 Request Flow (Text Diagram)</w:t>
            </w:r>
            <w:r>
              <w:rPr>
                <w:noProof/>
                <w:webHidden/>
              </w:rPr>
              <w:tab/>
            </w:r>
            <w:r>
              <w:rPr>
                <w:noProof/>
                <w:webHidden/>
              </w:rPr>
              <w:fldChar w:fldCharType="begin"/>
            </w:r>
            <w:r>
              <w:rPr>
                <w:noProof/>
                <w:webHidden/>
              </w:rPr>
              <w:instrText xml:space="preserve"> PAGEREF _Toc241440716 \h </w:instrText>
            </w:r>
            <w:r>
              <w:rPr>
                <w:noProof/>
                <w:webHidden/>
              </w:rPr>
            </w:r>
            <w:r>
              <w:rPr>
                <w:noProof/>
                <w:webHidden/>
              </w:rPr>
              <w:fldChar w:fldCharType="separate"/>
            </w:r>
            <w:r>
              <w:rPr>
                <w:noProof/>
                <w:webHidden/>
              </w:rPr>
              <w:t>10</w:t>
            </w:r>
            <w:r>
              <w:rPr>
                <w:noProof/>
                <w:webHidden/>
              </w:rPr>
              <w:fldChar w:fldCharType="end"/>
            </w:r>
            <w:r w:rsidRPr="00EC7A30">
              <w:rPr>
                <w:rStyle w:val="Hyperlink"/>
                <w:noProof/>
              </w:rPr>
              <w:fldChar w:fldCharType="end"/>
            </w:r>
          </w:ins>
        </w:p>
        <w:p w14:paraId="59ABC2FF" w14:textId="045F15B2" w:rsidR="00530E52" w:rsidRDefault="00530E52">
          <w:pPr>
            <w:pStyle w:val="TOC2"/>
            <w:tabs>
              <w:tab w:val="right" w:leader="dot" w:pos="9736"/>
            </w:tabs>
            <w:rPr>
              <w:ins w:id="437" w:author="Anzalna Saeed" w:date="2026-09-27T22:31:00Z" w16du:dateUtc="2026-09-27T17:31:00Z"/>
              <w:rFonts w:asciiTheme="minorHAnsi" w:eastAsiaTheme="minorEastAsia" w:hAnsiTheme="minorHAnsi" w:cstheme="minorBidi"/>
              <w:noProof/>
              <w:color w:val="auto"/>
              <w:kern w:val="2"/>
              <w:szCs w:val="24"/>
              <w14:ligatures w14:val="standardContextual"/>
            </w:rPr>
          </w:pPr>
          <w:ins w:id="438"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"_Toc241440717"</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5.4 Data Stores</w:t>
            </w:r>
            <w:r>
              <w:rPr>
                <w:noProof/>
                <w:webHidden/>
              </w:rPr>
              <w:tab/>
            </w:r>
            <w:r>
              <w:rPr>
                <w:noProof/>
                <w:webHidden/>
              </w:rPr>
              <w:fldChar w:fldCharType="begin"/>
            </w:r>
            <w:r>
              <w:rPr>
                <w:noProof/>
                <w:webHidden/>
              </w:rPr>
              <w:instrText xml:space="preserve"> PAGEREF _Toc241440717 \h </w:instrText>
            </w:r>
            <w:r>
              <w:rPr>
                <w:noProof/>
                <w:webHidden/>
              </w:rPr>
            </w:r>
            <w:r>
              <w:rPr>
                <w:noProof/>
                <w:webHidden/>
              </w:rPr>
              <w:fldChar w:fldCharType="separate"/>
            </w:r>
            <w:r>
              <w:rPr>
                <w:noProof/>
                <w:webHidden/>
              </w:rPr>
              <w:t>10</w:t>
            </w:r>
            <w:r>
              <w:rPr>
                <w:noProof/>
                <w:webHidden/>
              </w:rPr>
              <w:fldChar w:fldCharType="end"/>
            </w:r>
            <w:r w:rsidRPr="00EC7A30">
              <w:rPr>
                <w:rStyle w:val="Hyperlink"/>
                <w:noProof/>
              </w:rPr>
              <w:fldChar w:fldCharType="end"/>
            </w:r>
          </w:ins>
        </w:p>
        <w:p w14:paraId="2D64A8D3" w14:textId="1E6C40DF" w:rsidR="00530E52" w:rsidRDefault="00530E52">
          <w:pPr>
            <w:pStyle w:val="TOC1"/>
            <w:tabs>
              <w:tab w:val="right" w:leader="dot" w:pos="9736"/>
            </w:tabs>
            <w:rPr>
              <w:ins w:id="439" w:author="Anzalna Saeed" w:date="2026-09-27T22:31:00Z" w16du:dateUtc="2026-09-27T17:31:00Z"/>
              <w:rFonts w:asciiTheme="minorHAnsi" w:eastAsiaTheme="minorEastAsia" w:hAnsiTheme="minorHAnsi" w:cstheme="minorBidi"/>
              <w:noProof/>
              <w:color w:val="auto"/>
              <w:kern w:val="2"/>
              <w:szCs w:val="24"/>
              <w14:ligatures w14:val="standardContextual"/>
            </w:rPr>
          </w:pPr>
          <w:ins w:id="440"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"_Toc241440718"</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6. Evaluation Dataset</w:t>
            </w:r>
            <w:r>
              <w:rPr>
                <w:noProof/>
                <w:webHidden/>
              </w:rPr>
              <w:tab/>
            </w:r>
            <w:r>
              <w:rPr>
                <w:noProof/>
                <w:webHidden/>
              </w:rPr>
              <w:fldChar w:fldCharType="begin"/>
            </w:r>
            <w:r>
              <w:rPr>
                <w:noProof/>
                <w:webHidden/>
              </w:rPr>
              <w:instrText xml:space="preserve"> PAGEREF _Toc241440718 \h </w:instrText>
            </w:r>
            <w:r>
              <w:rPr>
                <w:noProof/>
                <w:webHidden/>
              </w:rPr>
            </w:r>
            <w:r>
              <w:rPr>
                <w:noProof/>
                <w:webHidden/>
              </w:rPr>
              <w:fldChar w:fldCharType="separate"/>
            </w:r>
            <w:r>
              <w:rPr>
                <w:noProof/>
                <w:webHidden/>
              </w:rPr>
              <w:t>11</w:t>
            </w:r>
            <w:r>
              <w:rPr>
                <w:noProof/>
                <w:webHidden/>
              </w:rPr>
              <w:fldChar w:fldCharType="end"/>
            </w:r>
            <w:r w:rsidRPr="00EC7A30">
              <w:rPr>
                <w:rStyle w:val="Hyperlink"/>
                <w:noProof/>
              </w:rPr>
              <w:fldChar w:fldCharType="end"/>
            </w:r>
          </w:ins>
        </w:p>
        <w:p w14:paraId="09AD679E" w14:textId="63531EE8" w:rsidR="00530E52" w:rsidRDefault="00530E52">
          <w:pPr>
            <w:pStyle w:val="TOC2"/>
            <w:tabs>
              <w:tab w:val="right" w:leader="dot" w:pos="9736"/>
            </w:tabs>
            <w:rPr>
              <w:ins w:id="441" w:author="Anzalna Saeed" w:date="2026-09-27T22:31:00Z" w16du:dateUtc="2026-09-27T17:31:00Z"/>
              <w:rFonts w:asciiTheme="minorHAnsi" w:eastAsiaTheme="minorEastAsia" w:hAnsiTheme="minorHAnsi" w:cstheme="minorBidi"/>
              <w:noProof/>
              <w:color w:val="auto"/>
              <w:kern w:val="2"/>
              <w:szCs w:val="24"/>
              <w14:ligatures w14:val="standardContextual"/>
            </w:rPr>
          </w:pPr>
          <w:ins w:id="442"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"_Toc241440719"</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6.1 Composition</w:t>
            </w:r>
            <w:r>
              <w:rPr>
                <w:noProof/>
                <w:webHidden/>
              </w:rPr>
              <w:tab/>
            </w:r>
            <w:r>
              <w:rPr>
                <w:noProof/>
                <w:webHidden/>
              </w:rPr>
              <w:fldChar w:fldCharType="begin"/>
            </w:r>
            <w:r>
              <w:rPr>
                <w:noProof/>
                <w:webHidden/>
              </w:rPr>
              <w:instrText xml:space="preserve"> PAGEREF _Toc241440719 \h </w:instrText>
            </w:r>
            <w:r>
              <w:rPr>
                <w:noProof/>
                <w:webHidden/>
              </w:rPr>
            </w:r>
            <w:r>
              <w:rPr>
                <w:noProof/>
                <w:webHidden/>
              </w:rPr>
              <w:fldChar w:fldCharType="separate"/>
            </w:r>
            <w:r>
              <w:rPr>
                <w:noProof/>
                <w:webHidden/>
              </w:rPr>
              <w:t>11</w:t>
            </w:r>
            <w:r>
              <w:rPr>
                <w:noProof/>
                <w:webHidden/>
              </w:rPr>
              <w:fldChar w:fldCharType="end"/>
            </w:r>
            <w:r w:rsidRPr="00EC7A30">
              <w:rPr>
                <w:rStyle w:val="Hyperlink"/>
                <w:noProof/>
              </w:rPr>
              <w:fldChar w:fldCharType="end"/>
            </w:r>
          </w:ins>
        </w:p>
        <w:p w14:paraId="5C6CDE61" w14:textId="498D9BAC" w:rsidR="00530E52" w:rsidRDefault="00530E52">
          <w:pPr>
            <w:pStyle w:val="TOC2"/>
            <w:tabs>
              <w:tab w:val="right" w:leader="dot" w:pos="9736"/>
            </w:tabs>
            <w:rPr>
              <w:ins w:id="443" w:author="Anzalna Saeed" w:date="2026-09-27T22:31:00Z" w16du:dateUtc="2026-09-27T17:31:00Z"/>
              <w:rFonts w:asciiTheme="minorHAnsi" w:eastAsiaTheme="minorEastAsia" w:hAnsiTheme="minorHAnsi" w:cstheme="minorBidi"/>
              <w:noProof/>
              <w:color w:val="auto"/>
              <w:kern w:val="2"/>
              <w:szCs w:val="24"/>
              <w14:ligatures w14:val="standardContextual"/>
            </w:rPr>
          </w:pPr>
          <w:ins w:id="444"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"_Toc241440720"</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6.2 Construction Method</w:t>
            </w:r>
            <w:r>
              <w:rPr>
                <w:noProof/>
                <w:webHidden/>
              </w:rPr>
              <w:tab/>
            </w:r>
            <w:r>
              <w:rPr>
                <w:noProof/>
                <w:webHidden/>
              </w:rPr>
              <w:fldChar w:fldCharType="begin"/>
            </w:r>
            <w:r>
              <w:rPr>
                <w:noProof/>
                <w:webHidden/>
              </w:rPr>
              <w:instrText xml:space="preserve"> PAGEREF _Toc241440720 \h </w:instrText>
            </w:r>
            <w:r>
              <w:rPr>
                <w:noProof/>
                <w:webHidden/>
              </w:rPr>
            </w:r>
            <w:r>
              <w:rPr>
                <w:noProof/>
                <w:webHidden/>
              </w:rPr>
              <w:fldChar w:fldCharType="separate"/>
            </w:r>
            <w:r>
              <w:rPr>
                <w:noProof/>
                <w:webHidden/>
              </w:rPr>
              <w:t>11</w:t>
            </w:r>
            <w:r>
              <w:rPr>
                <w:noProof/>
                <w:webHidden/>
              </w:rPr>
              <w:fldChar w:fldCharType="end"/>
            </w:r>
            <w:r w:rsidRPr="00EC7A30">
              <w:rPr>
                <w:rStyle w:val="Hyperlink"/>
                <w:noProof/>
              </w:rPr>
              <w:fldChar w:fldCharType="end"/>
            </w:r>
          </w:ins>
        </w:p>
        <w:p w14:paraId="579C221A" w14:textId="264B0022" w:rsidR="00530E52" w:rsidRDefault="00530E52">
          <w:pPr>
            <w:pStyle w:val="TOC2"/>
            <w:tabs>
              <w:tab w:val="right" w:leader="dot" w:pos="9736"/>
            </w:tabs>
            <w:rPr>
              <w:ins w:id="445" w:author="Anzalna Saeed" w:date="2026-09-27T22:31:00Z" w16du:dateUtc="2026-09-27T17:31:00Z"/>
              <w:rFonts w:asciiTheme="minorHAnsi" w:eastAsiaTheme="minorEastAsia" w:hAnsiTheme="minorHAnsi" w:cstheme="minorBidi"/>
              <w:noProof/>
              <w:color w:val="auto"/>
              <w:kern w:val="2"/>
              <w:szCs w:val="24"/>
              <w14:ligatures w14:val="standardContextual"/>
            </w:rPr>
          </w:pPr>
          <w:ins w:id="446"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"_Toc241440721"</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6.3 Target Size</w:t>
            </w:r>
            <w:r>
              <w:rPr>
                <w:noProof/>
                <w:webHidden/>
              </w:rPr>
              <w:tab/>
            </w:r>
            <w:r>
              <w:rPr>
                <w:noProof/>
                <w:webHidden/>
              </w:rPr>
              <w:fldChar w:fldCharType="begin"/>
            </w:r>
            <w:r>
              <w:rPr>
                <w:noProof/>
                <w:webHidden/>
              </w:rPr>
              <w:instrText xml:space="preserve"> PAGEREF _Toc241440721 \h </w:instrText>
            </w:r>
            <w:r>
              <w:rPr>
                <w:noProof/>
                <w:webHidden/>
              </w:rPr>
            </w:r>
            <w:r>
              <w:rPr>
                <w:noProof/>
                <w:webHidden/>
              </w:rPr>
              <w:fldChar w:fldCharType="separate"/>
            </w:r>
            <w:r>
              <w:rPr>
                <w:noProof/>
                <w:webHidden/>
              </w:rPr>
              <w:t>11</w:t>
            </w:r>
            <w:r>
              <w:rPr>
                <w:noProof/>
                <w:webHidden/>
              </w:rPr>
              <w:fldChar w:fldCharType="end"/>
            </w:r>
            <w:r w:rsidRPr="00EC7A30">
              <w:rPr>
                <w:rStyle w:val="Hyperlink"/>
                <w:noProof/>
              </w:rPr>
              <w:fldChar w:fldCharType="end"/>
            </w:r>
          </w:ins>
        </w:p>
        <w:p w14:paraId="1BD52ABF" w14:textId="0942E0AB" w:rsidR="00530E52" w:rsidRDefault="00530E52">
          <w:pPr>
            <w:pStyle w:val="TOC1"/>
            <w:tabs>
              <w:tab w:val="right" w:leader="dot" w:pos="9736"/>
            </w:tabs>
            <w:rPr>
              <w:ins w:id="447" w:author="Anzalna Saeed" w:date="2026-09-27T22:31:00Z" w16du:dateUtc="2026-09-27T17:31:00Z"/>
              <w:rFonts w:asciiTheme="minorHAnsi" w:eastAsiaTheme="minorEastAsia" w:hAnsiTheme="minorHAnsi" w:cstheme="minorBidi"/>
              <w:noProof/>
              <w:color w:val="auto"/>
              <w:kern w:val="2"/>
              <w:szCs w:val="24"/>
              <w14:ligatures w14:val="standardContextual"/>
            </w:rPr>
          </w:pPr>
          <w:ins w:id="448"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"_Toc241440722"</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7. Human vs. Baseline (Google/GPT) Translation Comparison</w:t>
            </w:r>
            <w:r>
              <w:rPr>
                <w:noProof/>
                <w:webHidden/>
              </w:rPr>
              <w:tab/>
            </w:r>
            <w:r>
              <w:rPr>
                <w:noProof/>
                <w:webHidden/>
              </w:rPr>
              <w:fldChar w:fldCharType="begin"/>
            </w:r>
            <w:r>
              <w:rPr>
                <w:noProof/>
                <w:webHidden/>
              </w:rPr>
              <w:instrText xml:space="preserve"> PAGEREF _Toc241440722 \h </w:instrText>
            </w:r>
            <w:r>
              <w:rPr>
                <w:noProof/>
                <w:webHidden/>
              </w:rPr>
            </w:r>
            <w:r>
              <w:rPr>
                <w:noProof/>
                <w:webHidden/>
              </w:rPr>
              <w:fldChar w:fldCharType="separate"/>
            </w:r>
            <w:r>
              <w:rPr>
                <w:noProof/>
                <w:webHidden/>
              </w:rPr>
              <w:t>11</w:t>
            </w:r>
            <w:r>
              <w:rPr>
                <w:noProof/>
                <w:webHidden/>
              </w:rPr>
              <w:fldChar w:fldCharType="end"/>
            </w:r>
            <w:r w:rsidRPr="00EC7A30">
              <w:rPr>
                <w:rStyle w:val="Hyperlink"/>
                <w:noProof/>
              </w:rPr>
              <w:fldChar w:fldCharType="end"/>
            </w:r>
          </w:ins>
        </w:p>
        <w:p w14:paraId="5BD5990F" w14:textId="6CF349DF" w:rsidR="00530E52" w:rsidRDefault="00530E52">
          <w:pPr>
            <w:pStyle w:val="TOC2"/>
            <w:tabs>
              <w:tab w:val="right" w:leader="dot" w:pos="9736"/>
            </w:tabs>
            <w:rPr>
              <w:ins w:id="449" w:author="Anzalna Saeed" w:date="2026-09-27T22:31:00Z" w16du:dateUtc="2026-09-27T17:31:00Z"/>
              <w:rFonts w:asciiTheme="minorHAnsi" w:eastAsiaTheme="minorEastAsia" w:hAnsiTheme="minorHAnsi" w:cstheme="minorBidi"/>
              <w:noProof/>
              <w:color w:val="auto"/>
              <w:kern w:val="2"/>
              <w:szCs w:val="24"/>
              <w14:ligatures w14:val="standardContextual"/>
            </w:rPr>
          </w:pPr>
          <w:ins w:id="450"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"_Toc241440723"</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7.1 Methodology</w:t>
            </w:r>
            <w:r>
              <w:rPr>
                <w:noProof/>
                <w:webHidden/>
              </w:rPr>
              <w:tab/>
            </w:r>
            <w:r>
              <w:rPr>
                <w:noProof/>
                <w:webHidden/>
              </w:rPr>
              <w:fldChar w:fldCharType="begin"/>
            </w:r>
            <w:r>
              <w:rPr>
                <w:noProof/>
                <w:webHidden/>
              </w:rPr>
              <w:instrText xml:space="preserve"> PAGEREF _Toc241440723 \h </w:instrText>
            </w:r>
            <w:r>
              <w:rPr>
                <w:noProof/>
                <w:webHidden/>
              </w:rPr>
            </w:r>
            <w:r>
              <w:rPr>
                <w:noProof/>
                <w:webHidden/>
              </w:rPr>
              <w:fldChar w:fldCharType="separate"/>
            </w:r>
            <w:r>
              <w:rPr>
                <w:noProof/>
                <w:webHidden/>
              </w:rPr>
              <w:t>11</w:t>
            </w:r>
            <w:r>
              <w:rPr>
                <w:noProof/>
                <w:webHidden/>
              </w:rPr>
              <w:fldChar w:fldCharType="end"/>
            </w:r>
            <w:r w:rsidRPr="00EC7A30">
              <w:rPr>
                <w:rStyle w:val="Hyperlink"/>
                <w:noProof/>
              </w:rPr>
              <w:fldChar w:fldCharType="end"/>
            </w:r>
          </w:ins>
        </w:p>
        <w:p w14:paraId="2C5DACB7" w14:textId="7DB77FFC" w:rsidR="00530E52" w:rsidRDefault="00530E52">
          <w:pPr>
            <w:pStyle w:val="TOC2"/>
            <w:tabs>
              <w:tab w:val="right" w:leader="dot" w:pos="9736"/>
            </w:tabs>
            <w:rPr>
              <w:ins w:id="451" w:author="Anzalna Saeed" w:date="2026-09-27T22:31:00Z" w16du:dateUtc="2026-09-27T17:31:00Z"/>
              <w:rFonts w:asciiTheme="minorHAnsi" w:eastAsiaTheme="minorEastAsia" w:hAnsiTheme="minorHAnsi" w:cstheme="minorBidi"/>
              <w:noProof/>
              <w:color w:val="auto"/>
              <w:kern w:val="2"/>
              <w:szCs w:val="24"/>
              <w14:ligatures w14:val="standardContextual"/>
            </w:rPr>
          </w:pPr>
          <w:ins w:id="452"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"_Toc241440724"</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7.2 Illustrative Metrics Summary</w:t>
            </w:r>
            <w:r>
              <w:rPr>
                <w:noProof/>
                <w:webHidden/>
              </w:rPr>
              <w:tab/>
            </w:r>
            <w:r>
              <w:rPr>
                <w:noProof/>
                <w:webHidden/>
              </w:rPr>
              <w:fldChar w:fldCharType="begin"/>
            </w:r>
            <w:r>
              <w:rPr>
                <w:noProof/>
                <w:webHidden/>
              </w:rPr>
              <w:instrText xml:space="preserve"> PAGEREF _Toc241440724 \h </w:instrText>
            </w:r>
            <w:r>
              <w:rPr>
                <w:noProof/>
                <w:webHidden/>
              </w:rPr>
            </w:r>
            <w:r>
              <w:rPr>
                <w:noProof/>
                <w:webHidden/>
              </w:rPr>
              <w:fldChar w:fldCharType="separate"/>
            </w:r>
            <w:r>
              <w:rPr>
                <w:noProof/>
                <w:webHidden/>
              </w:rPr>
              <w:t>12</w:t>
            </w:r>
            <w:r>
              <w:rPr>
                <w:noProof/>
                <w:webHidden/>
              </w:rPr>
              <w:fldChar w:fldCharType="end"/>
            </w:r>
            <w:r w:rsidRPr="00EC7A30">
              <w:rPr>
                <w:rStyle w:val="Hyperlink"/>
                <w:noProof/>
              </w:rPr>
              <w:fldChar w:fldCharType="end"/>
            </w:r>
          </w:ins>
        </w:p>
        <w:p w14:paraId="20B7C146" w14:textId="70D8AE28" w:rsidR="00530E52" w:rsidRDefault="00530E52">
          <w:pPr>
            <w:pStyle w:val="TOC1"/>
            <w:tabs>
              <w:tab w:val="right" w:leader="dot" w:pos="9736"/>
            </w:tabs>
            <w:rPr>
              <w:ins w:id="453" w:author="Anzalna Saeed" w:date="2026-09-27T22:31:00Z" w16du:dateUtc="2026-09-27T17:31:00Z"/>
              <w:rFonts w:asciiTheme="minorHAnsi" w:eastAsiaTheme="minorEastAsia" w:hAnsiTheme="minorHAnsi" w:cstheme="minorBidi"/>
              <w:noProof/>
              <w:color w:val="auto"/>
              <w:kern w:val="2"/>
              <w:szCs w:val="24"/>
              <w14:ligatures w14:val="standardContextual"/>
            </w:rPr>
          </w:pPr>
          <w:ins w:id="454"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"_Toc241440725"</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8. Baseline Translation Failure Cases</w:t>
            </w:r>
            <w:r>
              <w:rPr>
                <w:noProof/>
                <w:webHidden/>
              </w:rPr>
              <w:tab/>
            </w:r>
            <w:r>
              <w:rPr>
                <w:noProof/>
                <w:webHidden/>
              </w:rPr>
              <w:fldChar w:fldCharType="begin"/>
            </w:r>
            <w:r>
              <w:rPr>
                <w:noProof/>
                <w:webHidden/>
              </w:rPr>
              <w:instrText xml:space="preserve"> PAGEREF _Toc241440725 \h </w:instrText>
            </w:r>
            <w:r>
              <w:rPr>
                <w:noProof/>
                <w:webHidden/>
              </w:rPr>
            </w:r>
            <w:r>
              <w:rPr>
                <w:noProof/>
                <w:webHidden/>
              </w:rPr>
              <w:fldChar w:fldCharType="separate"/>
            </w:r>
            <w:r>
              <w:rPr>
                <w:noProof/>
                <w:webHidden/>
              </w:rPr>
              <w:t>12</w:t>
            </w:r>
            <w:r>
              <w:rPr>
                <w:noProof/>
                <w:webHidden/>
              </w:rPr>
              <w:fldChar w:fldCharType="end"/>
            </w:r>
            <w:r w:rsidRPr="00EC7A30">
              <w:rPr>
                <w:rStyle w:val="Hyperlink"/>
                <w:noProof/>
              </w:rPr>
              <w:fldChar w:fldCharType="end"/>
            </w:r>
          </w:ins>
        </w:p>
        <w:p w14:paraId="447E5746" w14:textId="265A0DA1" w:rsidR="00530E52" w:rsidRDefault="00530E52">
          <w:pPr>
            <w:pStyle w:val="TOC1"/>
            <w:tabs>
              <w:tab w:val="right" w:leader="dot" w:pos="9736"/>
            </w:tabs>
            <w:rPr>
              <w:ins w:id="455" w:author="Anzalna Saeed" w:date="2026-09-27T22:31:00Z" w16du:dateUtc="2026-09-27T17:31:00Z"/>
              <w:rFonts w:asciiTheme="minorHAnsi" w:eastAsiaTheme="minorEastAsia" w:hAnsiTheme="minorHAnsi" w:cstheme="minorBidi"/>
              <w:noProof/>
              <w:color w:val="auto"/>
              <w:kern w:val="2"/>
              <w:szCs w:val="24"/>
              <w14:ligatures w14:val="standardContextual"/>
            </w:rPr>
          </w:pPr>
          <w:ins w:id="456"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"_Toc241440726"</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9. Why Not Just Use Google Translate?</w:t>
            </w:r>
            <w:r>
              <w:rPr>
                <w:noProof/>
                <w:webHidden/>
              </w:rPr>
              <w:tab/>
            </w:r>
            <w:r>
              <w:rPr>
                <w:noProof/>
                <w:webHidden/>
              </w:rPr>
              <w:fldChar w:fldCharType="begin"/>
            </w:r>
            <w:r>
              <w:rPr>
                <w:noProof/>
                <w:webHidden/>
              </w:rPr>
              <w:instrText xml:space="preserve"> PAGEREF _Toc241440726 \h </w:instrText>
            </w:r>
            <w:r>
              <w:rPr>
                <w:noProof/>
                <w:webHidden/>
              </w:rPr>
            </w:r>
            <w:r>
              <w:rPr>
                <w:noProof/>
                <w:webHidden/>
              </w:rPr>
              <w:fldChar w:fldCharType="separate"/>
            </w:r>
            <w:r>
              <w:rPr>
                <w:noProof/>
                <w:webHidden/>
              </w:rPr>
              <w:t>13</w:t>
            </w:r>
            <w:r>
              <w:rPr>
                <w:noProof/>
                <w:webHidden/>
              </w:rPr>
              <w:fldChar w:fldCharType="end"/>
            </w:r>
            <w:r w:rsidRPr="00EC7A30">
              <w:rPr>
                <w:rStyle w:val="Hyperlink"/>
                <w:noProof/>
              </w:rPr>
              <w:fldChar w:fldCharType="end"/>
            </w:r>
          </w:ins>
        </w:p>
        <w:p w14:paraId="3DE6DECA" w14:textId="3F701502" w:rsidR="00530E52" w:rsidRDefault="00530E52">
          <w:pPr>
            <w:pStyle w:val="TOC1"/>
            <w:tabs>
              <w:tab w:val="right" w:leader="dot" w:pos="9736"/>
            </w:tabs>
            <w:rPr>
              <w:ins w:id="457" w:author="Anzalna Saeed" w:date="2026-09-27T22:31:00Z" w16du:dateUtc="2026-09-27T17:31:00Z"/>
              <w:rFonts w:asciiTheme="minorHAnsi" w:eastAsiaTheme="minorEastAsia" w:hAnsiTheme="minorHAnsi" w:cstheme="minorBidi"/>
              <w:noProof/>
              <w:color w:val="auto"/>
              <w:kern w:val="2"/>
              <w:szCs w:val="24"/>
              <w14:ligatures w14:val="standardContextual"/>
            </w:rPr>
          </w:pPr>
          <w:ins w:id="458"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"_Toc241440727"</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10. Change-Tracking Mechanism</w:t>
            </w:r>
            <w:r>
              <w:rPr>
                <w:noProof/>
                <w:webHidden/>
              </w:rPr>
              <w:tab/>
            </w:r>
            <w:r>
              <w:rPr>
                <w:noProof/>
                <w:webHidden/>
              </w:rPr>
              <w:fldChar w:fldCharType="begin"/>
            </w:r>
            <w:r>
              <w:rPr>
                <w:noProof/>
                <w:webHidden/>
              </w:rPr>
              <w:instrText xml:space="preserve"> PAGEREF _Toc241440727 \h </w:instrText>
            </w:r>
            <w:r>
              <w:rPr>
                <w:noProof/>
                <w:webHidden/>
              </w:rPr>
            </w:r>
            <w:r>
              <w:rPr>
                <w:noProof/>
                <w:webHidden/>
              </w:rPr>
              <w:fldChar w:fldCharType="separate"/>
            </w:r>
            <w:r>
              <w:rPr>
                <w:noProof/>
                <w:webHidden/>
              </w:rPr>
              <w:t>13</w:t>
            </w:r>
            <w:r>
              <w:rPr>
                <w:noProof/>
                <w:webHidden/>
              </w:rPr>
              <w:fldChar w:fldCharType="end"/>
            </w:r>
            <w:r w:rsidRPr="00EC7A30">
              <w:rPr>
                <w:rStyle w:val="Hyperlink"/>
                <w:noProof/>
              </w:rPr>
              <w:fldChar w:fldCharType="end"/>
            </w:r>
          </w:ins>
        </w:p>
        <w:p w14:paraId="5CFDB45D" w14:textId="1B09431E" w:rsidR="00530E52" w:rsidRDefault="00530E52">
          <w:pPr>
            <w:pStyle w:val="TOC2"/>
            <w:tabs>
              <w:tab w:val="right" w:leader="dot" w:pos="9736"/>
            </w:tabs>
            <w:rPr>
              <w:ins w:id="459" w:author="Anzalna Saeed" w:date="2026-09-27T22:31:00Z" w16du:dateUtc="2026-09-27T17:31:00Z"/>
              <w:rFonts w:asciiTheme="minorHAnsi" w:eastAsiaTheme="minorEastAsia" w:hAnsiTheme="minorHAnsi" w:cstheme="minorBidi"/>
              <w:noProof/>
              <w:color w:val="auto"/>
              <w:kern w:val="2"/>
              <w:szCs w:val="24"/>
              <w14:ligatures w14:val="standardContextual"/>
            </w:rPr>
          </w:pPr>
          <w:ins w:id="460"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"_Toc241440728"</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10.1 What Is Tracked</w:t>
            </w:r>
            <w:r>
              <w:rPr>
                <w:noProof/>
                <w:webHidden/>
              </w:rPr>
              <w:tab/>
            </w:r>
            <w:r>
              <w:rPr>
                <w:noProof/>
                <w:webHidden/>
              </w:rPr>
              <w:fldChar w:fldCharType="begin"/>
            </w:r>
            <w:r>
              <w:rPr>
                <w:noProof/>
                <w:webHidden/>
              </w:rPr>
              <w:instrText xml:space="preserve"> PAGEREF _Toc241440728 \h </w:instrText>
            </w:r>
            <w:r>
              <w:rPr>
                <w:noProof/>
                <w:webHidden/>
              </w:rPr>
            </w:r>
            <w:r>
              <w:rPr>
                <w:noProof/>
                <w:webHidden/>
              </w:rPr>
              <w:fldChar w:fldCharType="separate"/>
            </w:r>
            <w:r>
              <w:rPr>
                <w:noProof/>
                <w:webHidden/>
              </w:rPr>
              <w:t>14</w:t>
            </w:r>
            <w:r>
              <w:rPr>
                <w:noProof/>
                <w:webHidden/>
              </w:rPr>
              <w:fldChar w:fldCharType="end"/>
            </w:r>
            <w:r w:rsidRPr="00EC7A30">
              <w:rPr>
                <w:rStyle w:val="Hyperlink"/>
                <w:noProof/>
              </w:rPr>
              <w:fldChar w:fldCharType="end"/>
            </w:r>
          </w:ins>
        </w:p>
        <w:p w14:paraId="0BFD2A7B" w14:textId="0FE6E6FC" w:rsidR="00530E52" w:rsidRDefault="00530E52">
          <w:pPr>
            <w:pStyle w:val="TOC2"/>
            <w:tabs>
              <w:tab w:val="right" w:leader="dot" w:pos="9736"/>
            </w:tabs>
            <w:rPr>
              <w:ins w:id="461" w:author="Anzalna Saeed" w:date="2026-09-27T22:31:00Z" w16du:dateUtc="2026-09-27T17:31:00Z"/>
              <w:rFonts w:asciiTheme="minorHAnsi" w:eastAsiaTheme="minorEastAsia" w:hAnsiTheme="minorHAnsi" w:cstheme="minorBidi"/>
              <w:noProof/>
              <w:color w:val="auto"/>
              <w:kern w:val="2"/>
              <w:szCs w:val="24"/>
              <w14:ligatures w14:val="standardContextual"/>
            </w:rPr>
          </w:pPr>
          <w:ins w:id="462"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"_Toc241440729"</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10.2 Why This Matters</w:t>
            </w:r>
            <w:r>
              <w:rPr>
                <w:noProof/>
                <w:webHidden/>
              </w:rPr>
              <w:tab/>
            </w:r>
            <w:r>
              <w:rPr>
                <w:noProof/>
                <w:webHidden/>
              </w:rPr>
              <w:fldChar w:fldCharType="begin"/>
            </w:r>
            <w:r>
              <w:rPr>
                <w:noProof/>
                <w:webHidden/>
              </w:rPr>
              <w:instrText xml:space="preserve"> PAGEREF _Toc241440729 \h </w:instrText>
            </w:r>
            <w:r>
              <w:rPr>
                <w:noProof/>
                <w:webHidden/>
              </w:rPr>
            </w:r>
            <w:r>
              <w:rPr>
                <w:noProof/>
                <w:webHidden/>
              </w:rPr>
              <w:fldChar w:fldCharType="separate"/>
            </w:r>
            <w:r>
              <w:rPr>
                <w:noProof/>
                <w:webHidden/>
              </w:rPr>
              <w:t>14</w:t>
            </w:r>
            <w:r>
              <w:rPr>
                <w:noProof/>
                <w:webHidden/>
              </w:rPr>
              <w:fldChar w:fldCharType="end"/>
            </w:r>
            <w:r w:rsidRPr="00EC7A30">
              <w:rPr>
                <w:rStyle w:val="Hyperlink"/>
                <w:noProof/>
              </w:rPr>
              <w:fldChar w:fldCharType="end"/>
            </w:r>
          </w:ins>
        </w:p>
        <w:p w14:paraId="0A536A3B" w14:textId="081169C3" w:rsidR="00530E52" w:rsidRDefault="00530E52">
          <w:pPr>
            <w:pStyle w:val="TOC2"/>
            <w:tabs>
              <w:tab w:val="right" w:leader="dot" w:pos="9736"/>
            </w:tabs>
            <w:rPr>
              <w:ins w:id="463" w:author="Anzalna Saeed" w:date="2026-09-27T22:31:00Z" w16du:dateUtc="2026-09-27T17:31:00Z"/>
              <w:rFonts w:asciiTheme="minorHAnsi" w:eastAsiaTheme="minorEastAsia" w:hAnsiTheme="minorHAnsi" w:cstheme="minorBidi"/>
              <w:noProof/>
              <w:color w:val="auto"/>
              <w:kern w:val="2"/>
              <w:szCs w:val="24"/>
              <w14:ligatures w14:val="standardContextual"/>
            </w:rPr>
          </w:pPr>
          <w:ins w:id="464"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"_Toc241440730"</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10.3 Relationship to User-Facing Feedback</w:t>
            </w:r>
            <w:r>
              <w:rPr>
                <w:noProof/>
                <w:webHidden/>
              </w:rPr>
              <w:tab/>
            </w:r>
            <w:r>
              <w:rPr>
                <w:noProof/>
                <w:webHidden/>
              </w:rPr>
              <w:fldChar w:fldCharType="begin"/>
            </w:r>
            <w:r>
              <w:rPr>
                <w:noProof/>
                <w:webHidden/>
              </w:rPr>
              <w:instrText xml:space="preserve"> PAGEREF _Toc241440730 \h </w:instrText>
            </w:r>
            <w:r>
              <w:rPr>
                <w:noProof/>
                <w:webHidden/>
              </w:rPr>
            </w:r>
            <w:r>
              <w:rPr>
                <w:noProof/>
                <w:webHidden/>
              </w:rPr>
              <w:fldChar w:fldCharType="separate"/>
            </w:r>
            <w:r>
              <w:rPr>
                <w:noProof/>
                <w:webHidden/>
              </w:rPr>
              <w:t>14</w:t>
            </w:r>
            <w:r>
              <w:rPr>
                <w:noProof/>
                <w:webHidden/>
              </w:rPr>
              <w:fldChar w:fldCharType="end"/>
            </w:r>
            <w:r w:rsidRPr="00EC7A30">
              <w:rPr>
                <w:rStyle w:val="Hyperlink"/>
                <w:noProof/>
              </w:rPr>
              <w:fldChar w:fldCharType="end"/>
            </w:r>
          </w:ins>
        </w:p>
        <w:p w14:paraId="3D1F2017" w14:textId="380DD34C" w:rsidR="00530E52" w:rsidRDefault="00530E52">
          <w:pPr>
            <w:pStyle w:val="TOC1"/>
            <w:tabs>
              <w:tab w:val="right" w:leader="dot" w:pos="9736"/>
            </w:tabs>
            <w:rPr>
              <w:ins w:id="465" w:author="Anzalna Saeed" w:date="2026-09-27T22:31:00Z" w16du:dateUtc="2026-09-27T17:31:00Z"/>
              <w:rFonts w:asciiTheme="minorHAnsi" w:eastAsiaTheme="minorEastAsia" w:hAnsiTheme="minorHAnsi" w:cstheme="minorBidi"/>
              <w:noProof/>
              <w:color w:val="auto"/>
              <w:kern w:val="2"/>
              <w:szCs w:val="24"/>
              <w14:ligatures w14:val="standardContextual"/>
            </w:rPr>
          </w:pPr>
          <w:ins w:id="466" w:author="Anzalna Saeed" w:date="2026-09-27T22:31:00Z" w16du:dateUtc="2026-09-27T17:31:00Z">
            <w:r w:rsidRPr="00EC7A30">
              <w:rPr>
                <w:rStyle w:val="Hyperlink"/>
                <w:noProof/>
              </w:rPr>
              <w:fldChar w:fldCharType="begin"/>
            </w:r>
            <w:r w:rsidRPr="00EC7A30">
              <w:rPr>
                <w:rStyle w:val="Hyperlink"/>
                <w:noProof/>
              </w:rPr>
              <w:instrText xml:space="preserve"> </w:instrText>
            </w:r>
            <w:r>
              <w:rPr>
                <w:noProof/>
              </w:rPr>
              <w:instrText>HYPERLINK \l "_Toc241440731"</w:instrText>
            </w:r>
            <w:r w:rsidRPr="00EC7A30">
              <w:rPr>
                <w:rStyle w:val="Hyperlink"/>
                <w:noProof/>
              </w:rPr>
              <w:instrText xml:space="preserve"> </w:instrText>
            </w:r>
            <w:r w:rsidRPr="00EC7A30">
              <w:rPr>
                <w:rStyle w:val="Hyperlink"/>
                <w:noProof/>
              </w:rPr>
            </w:r>
            <w:r w:rsidRPr="00EC7A30">
              <w:rPr>
                <w:rStyle w:val="Hyperlink"/>
                <w:noProof/>
              </w:rPr>
              <w:fldChar w:fldCharType="separate"/>
            </w:r>
            <w:r w:rsidRPr="00EC7A30">
              <w:rPr>
                <w:rStyle w:val="Hyperlink"/>
                <w:noProof/>
              </w:rPr>
              <w:t>11. Conclusion</w:t>
            </w:r>
            <w:r>
              <w:rPr>
                <w:noProof/>
                <w:webHidden/>
              </w:rPr>
              <w:tab/>
            </w:r>
            <w:r>
              <w:rPr>
                <w:noProof/>
                <w:webHidden/>
              </w:rPr>
              <w:fldChar w:fldCharType="begin"/>
            </w:r>
            <w:r>
              <w:rPr>
                <w:noProof/>
                <w:webHidden/>
              </w:rPr>
              <w:instrText xml:space="preserve"> PAGEREF _Toc241440731 \h </w:instrText>
            </w:r>
            <w:r>
              <w:rPr>
                <w:noProof/>
                <w:webHidden/>
              </w:rPr>
            </w:r>
            <w:r>
              <w:rPr>
                <w:noProof/>
                <w:webHidden/>
              </w:rPr>
              <w:fldChar w:fldCharType="separate"/>
            </w:r>
            <w:r>
              <w:rPr>
                <w:noProof/>
                <w:webHidden/>
              </w:rPr>
              <w:t>14</w:t>
            </w:r>
            <w:r>
              <w:rPr>
                <w:noProof/>
                <w:webHidden/>
              </w:rPr>
              <w:fldChar w:fldCharType="end"/>
            </w:r>
            <w:r w:rsidRPr="00EC7A30">
              <w:rPr>
                <w:rStyle w:val="Hyperlink"/>
                <w:noProof/>
              </w:rPr>
              <w:fldChar w:fldCharType="end"/>
            </w:r>
          </w:ins>
        </w:p>
        <w:p w14:paraId="4AB50965" w14:textId="6E1EF735" w:rsidR="00C326E6" w:rsidRPr="00870BA1" w:rsidDel="00C326E6" w:rsidRDefault="00C326E6">
          <w:pPr>
            <w:pStyle w:val="TOC1"/>
            <w:tabs>
              <w:tab w:val="right" w:leader="dot" w:pos="9736"/>
            </w:tabs>
            <w:rPr>
              <w:del w:id="467" w:author="Anzalna Saeed" w:date="2026-09-21T23:04:00Z" w16du:dateUtc="2026-09-21T18:04:00Z"/>
              <w:rFonts w:eastAsiaTheme="minorEastAsia" w:cs="Times New Roman"/>
              <w:noProof/>
              <w:kern w:val="2"/>
              <w:szCs w:val="24"/>
              <w14:ligatures w14:val="standardContextual"/>
              <w:rPrChange w:id="468" w:author="Anzalna Saeed" w:date="2026-09-21T23:18:00Z" w16du:dateUtc="2026-09-21T18:18:00Z">
                <w:rPr>
                  <w:del w:id="469" w:author="Anzalna Saeed" w:date="2026-09-21T23:04:00Z" w16du:dateUtc="2026-09-21T18:04:00Z"/>
                  <w:rFonts w:asciiTheme="minorHAnsi" w:eastAsiaTheme="minorEastAsia" w:hAnsiTheme="minorHAnsi" w:cstheme="minorBidi"/>
                  <w:noProof/>
                  <w:kern w:val="2"/>
                  <w:szCs w:val="24"/>
                  <w14:ligatures w14:val="standardContextual"/>
                </w:rPr>
              </w:rPrChange>
            </w:rPr>
          </w:pPr>
          <w:del w:id="470" w:author="Anzalna Saeed" w:date="2026-09-21T23:04:00Z" w16du:dateUtc="2026-09-21T18:04:00Z">
            <w:r w:rsidRPr="00530E52" w:rsidDel="00C326E6">
              <w:rPr>
                <w:rStyle w:val="Hyperlink"/>
                <w:rFonts w:cs="Times New Roman"/>
                <w:b/>
                <w:bCs/>
                <w:noProof/>
                <w:color w:val="000000" w:themeColor="text1"/>
              </w:rPr>
              <w:lastRenderedPageBreak/>
              <w:delText>1. Introduction</w:delText>
            </w:r>
            <w:r w:rsidRPr="00870BA1" w:rsidDel="00C326E6">
              <w:rPr>
                <w:rFonts w:cs="Times New Roman"/>
                <w:noProof/>
                <w:webHidden/>
              </w:rPr>
              <w:tab/>
              <w:delText>3</w:delText>
            </w:r>
          </w:del>
        </w:p>
        <w:p w14:paraId="1E36559D" w14:textId="71A9B4FC" w:rsidR="00C326E6" w:rsidRPr="00870BA1" w:rsidDel="00C326E6" w:rsidRDefault="00C326E6">
          <w:pPr>
            <w:pStyle w:val="TOC2"/>
            <w:tabs>
              <w:tab w:val="right" w:leader="dot" w:pos="9736"/>
            </w:tabs>
            <w:rPr>
              <w:del w:id="471" w:author="Anzalna Saeed" w:date="2026-09-21T23:04:00Z" w16du:dateUtc="2026-09-21T18:04:00Z"/>
              <w:rFonts w:eastAsiaTheme="minorEastAsia" w:cs="Times New Roman"/>
              <w:noProof/>
              <w:kern w:val="2"/>
              <w:szCs w:val="24"/>
              <w14:ligatures w14:val="standardContextual"/>
              <w:rPrChange w:id="472" w:author="Anzalna Saeed" w:date="2026-09-21T23:18:00Z" w16du:dateUtc="2026-09-21T18:18:00Z">
                <w:rPr>
                  <w:del w:id="473" w:author="Anzalna Saeed" w:date="2026-09-21T23:04:00Z" w16du:dateUtc="2026-09-21T18:04:00Z"/>
                  <w:rFonts w:asciiTheme="minorHAnsi" w:eastAsiaTheme="minorEastAsia" w:hAnsiTheme="minorHAnsi" w:cstheme="minorBidi"/>
                  <w:noProof/>
                  <w:kern w:val="2"/>
                  <w:szCs w:val="24"/>
                  <w14:ligatures w14:val="standardContextual"/>
                </w:rPr>
              </w:rPrChange>
            </w:rPr>
          </w:pPr>
          <w:del w:id="474" w:author="Anzalna Saeed" w:date="2026-09-21T23:04:00Z" w16du:dateUtc="2026-09-21T18:04:00Z">
            <w:r w:rsidRPr="00530E52" w:rsidDel="00C326E6">
              <w:rPr>
                <w:rStyle w:val="Hyperlink"/>
                <w:rFonts w:cs="Times New Roman"/>
                <w:b/>
                <w:bCs/>
                <w:noProof/>
                <w:color w:val="000000" w:themeColor="text1"/>
              </w:rPr>
              <w:delText>1.1 Purpose</w:delText>
            </w:r>
            <w:r w:rsidRPr="00870BA1" w:rsidDel="00C326E6">
              <w:rPr>
                <w:rFonts w:cs="Times New Roman"/>
                <w:noProof/>
                <w:webHidden/>
              </w:rPr>
              <w:tab/>
              <w:delText>3</w:delText>
            </w:r>
          </w:del>
        </w:p>
        <w:p w14:paraId="257F2D6C" w14:textId="4E9421C8" w:rsidR="00C326E6" w:rsidRPr="00870BA1" w:rsidDel="00C326E6" w:rsidRDefault="00C326E6">
          <w:pPr>
            <w:pStyle w:val="TOC2"/>
            <w:tabs>
              <w:tab w:val="right" w:leader="dot" w:pos="9736"/>
            </w:tabs>
            <w:rPr>
              <w:del w:id="475" w:author="Anzalna Saeed" w:date="2026-09-21T23:04:00Z" w16du:dateUtc="2026-09-21T18:04:00Z"/>
              <w:rFonts w:eastAsiaTheme="minorEastAsia" w:cs="Times New Roman"/>
              <w:noProof/>
              <w:kern w:val="2"/>
              <w:szCs w:val="24"/>
              <w14:ligatures w14:val="standardContextual"/>
              <w:rPrChange w:id="476" w:author="Anzalna Saeed" w:date="2026-09-21T23:18:00Z" w16du:dateUtc="2026-09-21T18:18:00Z">
                <w:rPr>
                  <w:del w:id="477" w:author="Anzalna Saeed" w:date="2026-09-21T23:04:00Z" w16du:dateUtc="2026-09-21T18:04:00Z"/>
                  <w:rFonts w:asciiTheme="minorHAnsi" w:eastAsiaTheme="minorEastAsia" w:hAnsiTheme="minorHAnsi" w:cstheme="minorBidi"/>
                  <w:noProof/>
                  <w:kern w:val="2"/>
                  <w:szCs w:val="24"/>
                  <w14:ligatures w14:val="standardContextual"/>
                </w:rPr>
              </w:rPrChange>
            </w:rPr>
          </w:pPr>
          <w:del w:id="478" w:author="Anzalna Saeed" w:date="2026-09-21T23:04:00Z" w16du:dateUtc="2026-09-21T18:04:00Z">
            <w:r w:rsidRPr="00530E52" w:rsidDel="00C326E6">
              <w:rPr>
                <w:rStyle w:val="Hyperlink"/>
                <w:rFonts w:cs="Times New Roman"/>
                <w:b/>
                <w:bCs/>
                <w:noProof/>
                <w:color w:val="000000" w:themeColor="text1"/>
              </w:rPr>
              <w:delText>1.2 Problem Statement</w:delText>
            </w:r>
            <w:r w:rsidRPr="00870BA1" w:rsidDel="00C326E6">
              <w:rPr>
                <w:rFonts w:cs="Times New Roman"/>
                <w:noProof/>
                <w:webHidden/>
              </w:rPr>
              <w:tab/>
              <w:delText>3</w:delText>
            </w:r>
          </w:del>
        </w:p>
        <w:p w14:paraId="1AFE435B" w14:textId="73F4F4DB" w:rsidR="00C326E6" w:rsidRPr="00870BA1" w:rsidDel="00C326E6" w:rsidRDefault="00C326E6">
          <w:pPr>
            <w:pStyle w:val="TOC2"/>
            <w:tabs>
              <w:tab w:val="right" w:leader="dot" w:pos="9736"/>
            </w:tabs>
            <w:rPr>
              <w:del w:id="479" w:author="Anzalna Saeed" w:date="2026-09-21T23:04:00Z" w16du:dateUtc="2026-09-21T18:04:00Z"/>
              <w:rFonts w:eastAsiaTheme="minorEastAsia" w:cs="Times New Roman"/>
              <w:noProof/>
              <w:kern w:val="2"/>
              <w:szCs w:val="24"/>
              <w14:ligatures w14:val="standardContextual"/>
              <w:rPrChange w:id="480" w:author="Anzalna Saeed" w:date="2026-09-21T23:18:00Z" w16du:dateUtc="2026-09-21T18:18:00Z">
                <w:rPr>
                  <w:del w:id="481" w:author="Anzalna Saeed" w:date="2026-09-21T23:04:00Z" w16du:dateUtc="2026-09-21T18:04:00Z"/>
                  <w:rFonts w:asciiTheme="minorHAnsi" w:eastAsiaTheme="minorEastAsia" w:hAnsiTheme="minorHAnsi" w:cstheme="minorBidi"/>
                  <w:noProof/>
                  <w:kern w:val="2"/>
                  <w:szCs w:val="24"/>
                  <w14:ligatures w14:val="standardContextual"/>
                </w:rPr>
              </w:rPrChange>
            </w:rPr>
          </w:pPr>
          <w:del w:id="482" w:author="Anzalna Saeed" w:date="2026-09-21T23:04:00Z" w16du:dateUtc="2026-09-21T18:04:00Z">
            <w:r w:rsidRPr="00530E52" w:rsidDel="00C326E6">
              <w:rPr>
                <w:rStyle w:val="Hyperlink"/>
                <w:rFonts w:cs="Times New Roman"/>
                <w:b/>
                <w:bCs/>
                <w:noProof/>
                <w:color w:val="000000" w:themeColor="text1"/>
              </w:rPr>
              <w:delText>1.3 Scope</w:delText>
            </w:r>
            <w:r w:rsidRPr="00870BA1" w:rsidDel="00C326E6">
              <w:rPr>
                <w:rFonts w:cs="Times New Roman"/>
                <w:noProof/>
                <w:webHidden/>
              </w:rPr>
              <w:tab/>
              <w:delText>3</w:delText>
            </w:r>
          </w:del>
        </w:p>
        <w:p w14:paraId="276AB99A" w14:textId="0D963407" w:rsidR="00C326E6" w:rsidRPr="00870BA1" w:rsidDel="00C326E6" w:rsidRDefault="00C326E6">
          <w:pPr>
            <w:pStyle w:val="TOC2"/>
            <w:tabs>
              <w:tab w:val="right" w:leader="dot" w:pos="9736"/>
            </w:tabs>
            <w:rPr>
              <w:del w:id="483" w:author="Anzalna Saeed" w:date="2026-09-21T23:04:00Z" w16du:dateUtc="2026-09-21T18:04:00Z"/>
              <w:rFonts w:eastAsiaTheme="minorEastAsia" w:cs="Times New Roman"/>
              <w:noProof/>
              <w:kern w:val="2"/>
              <w:szCs w:val="24"/>
              <w14:ligatures w14:val="standardContextual"/>
              <w:rPrChange w:id="484" w:author="Anzalna Saeed" w:date="2026-09-21T23:18:00Z" w16du:dateUtc="2026-09-21T18:18:00Z">
                <w:rPr>
                  <w:del w:id="485" w:author="Anzalna Saeed" w:date="2026-09-21T23:04:00Z" w16du:dateUtc="2026-09-21T18:04:00Z"/>
                  <w:rFonts w:asciiTheme="minorHAnsi" w:eastAsiaTheme="minorEastAsia" w:hAnsiTheme="minorHAnsi" w:cstheme="minorBidi"/>
                  <w:noProof/>
                  <w:kern w:val="2"/>
                  <w:szCs w:val="24"/>
                  <w14:ligatures w14:val="standardContextual"/>
                </w:rPr>
              </w:rPrChange>
            </w:rPr>
          </w:pPr>
          <w:del w:id="486" w:author="Anzalna Saeed" w:date="2026-09-21T23:04:00Z" w16du:dateUtc="2026-09-21T18:04:00Z">
            <w:r w:rsidRPr="00530E52" w:rsidDel="00C326E6">
              <w:rPr>
                <w:rStyle w:val="Hyperlink"/>
                <w:rFonts w:cs="Times New Roman"/>
                <w:b/>
                <w:bCs/>
                <w:noProof/>
                <w:color w:val="000000" w:themeColor="text1"/>
              </w:rPr>
              <w:delText>1.4 Definitions &amp; Abbreviations</w:delText>
            </w:r>
            <w:r w:rsidRPr="00870BA1" w:rsidDel="00C326E6">
              <w:rPr>
                <w:rFonts w:cs="Times New Roman"/>
                <w:noProof/>
                <w:webHidden/>
              </w:rPr>
              <w:tab/>
              <w:delText>3</w:delText>
            </w:r>
          </w:del>
        </w:p>
        <w:p w14:paraId="445EFD9F" w14:textId="3FFBC381" w:rsidR="00C326E6" w:rsidRPr="00870BA1" w:rsidDel="00C326E6" w:rsidRDefault="00C326E6">
          <w:pPr>
            <w:pStyle w:val="TOC1"/>
            <w:tabs>
              <w:tab w:val="right" w:leader="dot" w:pos="9736"/>
            </w:tabs>
            <w:rPr>
              <w:del w:id="487" w:author="Anzalna Saeed" w:date="2026-09-21T23:04:00Z" w16du:dateUtc="2026-09-21T18:04:00Z"/>
              <w:rFonts w:eastAsiaTheme="minorEastAsia" w:cs="Times New Roman"/>
              <w:noProof/>
              <w:kern w:val="2"/>
              <w:szCs w:val="24"/>
              <w14:ligatures w14:val="standardContextual"/>
              <w:rPrChange w:id="488" w:author="Anzalna Saeed" w:date="2026-09-21T23:18:00Z" w16du:dateUtc="2026-09-21T18:18:00Z">
                <w:rPr>
                  <w:del w:id="489" w:author="Anzalna Saeed" w:date="2026-09-21T23:04:00Z" w16du:dateUtc="2026-09-21T18:04:00Z"/>
                  <w:rFonts w:asciiTheme="minorHAnsi" w:eastAsiaTheme="minorEastAsia" w:hAnsiTheme="minorHAnsi" w:cstheme="minorBidi"/>
                  <w:noProof/>
                  <w:kern w:val="2"/>
                  <w:szCs w:val="24"/>
                  <w14:ligatures w14:val="standardContextual"/>
                </w:rPr>
              </w:rPrChange>
            </w:rPr>
          </w:pPr>
          <w:del w:id="490" w:author="Anzalna Saeed" w:date="2026-09-21T23:04:00Z" w16du:dateUtc="2026-09-21T18:04:00Z">
            <w:r w:rsidRPr="00530E52" w:rsidDel="00C326E6">
              <w:rPr>
                <w:rStyle w:val="Hyperlink"/>
                <w:rFonts w:cs="Times New Roman"/>
                <w:b/>
                <w:bCs/>
                <w:noProof/>
                <w:color w:val="000000" w:themeColor="text1"/>
              </w:rPr>
              <w:delText>2. Requirement Gathering</w:delText>
            </w:r>
            <w:r w:rsidRPr="00870BA1" w:rsidDel="00C326E6">
              <w:rPr>
                <w:rFonts w:cs="Times New Roman"/>
                <w:noProof/>
                <w:webHidden/>
              </w:rPr>
              <w:tab/>
              <w:delText>3</w:delText>
            </w:r>
          </w:del>
        </w:p>
        <w:p w14:paraId="0B348AD7" w14:textId="030CEE98" w:rsidR="00C326E6" w:rsidRPr="00870BA1" w:rsidDel="00C326E6" w:rsidRDefault="00C326E6">
          <w:pPr>
            <w:pStyle w:val="TOC2"/>
            <w:tabs>
              <w:tab w:val="right" w:leader="dot" w:pos="9736"/>
            </w:tabs>
            <w:rPr>
              <w:del w:id="491" w:author="Anzalna Saeed" w:date="2026-09-21T23:04:00Z" w16du:dateUtc="2026-09-21T18:04:00Z"/>
              <w:rFonts w:eastAsiaTheme="minorEastAsia" w:cs="Times New Roman"/>
              <w:noProof/>
              <w:kern w:val="2"/>
              <w:szCs w:val="24"/>
              <w14:ligatures w14:val="standardContextual"/>
              <w:rPrChange w:id="492" w:author="Anzalna Saeed" w:date="2026-09-21T23:18:00Z" w16du:dateUtc="2026-09-21T18:18:00Z">
                <w:rPr>
                  <w:del w:id="493" w:author="Anzalna Saeed" w:date="2026-09-21T23:04:00Z" w16du:dateUtc="2026-09-21T18:04:00Z"/>
                  <w:rFonts w:asciiTheme="minorHAnsi" w:eastAsiaTheme="minorEastAsia" w:hAnsiTheme="minorHAnsi" w:cstheme="minorBidi"/>
                  <w:noProof/>
                  <w:kern w:val="2"/>
                  <w:szCs w:val="24"/>
                  <w14:ligatures w14:val="standardContextual"/>
                </w:rPr>
              </w:rPrChange>
            </w:rPr>
          </w:pPr>
          <w:del w:id="494" w:author="Anzalna Saeed" w:date="2026-09-21T23:04:00Z" w16du:dateUtc="2026-09-21T18:04:00Z">
            <w:r w:rsidRPr="00530E52" w:rsidDel="00C326E6">
              <w:rPr>
                <w:rStyle w:val="Hyperlink"/>
                <w:rFonts w:cs="Times New Roman"/>
                <w:b/>
                <w:bCs/>
                <w:noProof/>
                <w:color w:val="000000" w:themeColor="text1"/>
              </w:rPr>
              <w:delText>2.1 Functional Requirements</w:delText>
            </w:r>
            <w:r w:rsidRPr="00870BA1" w:rsidDel="00C326E6">
              <w:rPr>
                <w:rFonts w:cs="Times New Roman"/>
                <w:noProof/>
                <w:webHidden/>
              </w:rPr>
              <w:tab/>
              <w:delText>3</w:delText>
            </w:r>
          </w:del>
        </w:p>
        <w:p w14:paraId="79BF17EB" w14:textId="06C54D48" w:rsidR="00C326E6" w:rsidRPr="00870BA1" w:rsidDel="00C326E6" w:rsidRDefault="00C326E6">
          <w:pPr>
            <w:pStyle w:val="TOC2"/>
            <w:tabs>
              <w:tab w:val="right" w:leader="dot" w:pos="9736"/>
            </w:tabs>
            <w:rPr>
              <w:del w:id="495" w:author="Anzalna Saeed" w:date="2026-09-21T23:04:00Z" w16du:dateUtc="2026-09-21T18:04:00Z"/>
              <w:rFonts w:eastAsiaTheme="minorEastAsia" w:cs="Times New Roman"/>
              <w:noProof/>
              <w:kern w:val="2"/>
              <w:szCs w:val="24"/>
              <w14:ligatures w14:val="standardContextual"/>
              <w:rPrChange w:id="496" w:author="Anzalna Saeed" w:date="2026-09-21T23:18:00Z" w16du:dateUtc="2026-09-21T18:18:00Z">
                <w:rPr>
                  <w:del w:id="497" w:author="Anzalna Saeed" w:date="2026-09-21T23:04:00Z" w16du:dateUtc="2026-09-21T18:04:00Z"/>
                  <w:rFonts w:asciiTheme="minorHAnsi" w:eastAsiaTheme="minorEastAsia" w:hAnsiTheme="minorHAnsi" w:cstheme="minorBidi"/>
                  <w:noProof/>
                  <w:kern w:val="2"/>
                  <w:szCs w:val="24"/>
                  <w14:ligatures w14:val="standardContextual"/>
                </w:rPr>
              </w:rPrChange>
            </w:rPr>
          </w:pPr>
          <w:del w:id="498" w:author="Anzalna Saeed" w:date="2026-09-21T23:04:00Z" w16du:dateUtc="2026-09-21T18:04:00Z">
            <w:r w:rsidRPr="00530E52" w:rsidDel="00C326E6">
              <w:rPr>
                <w:rStyle w:val="Hyperlink"/>
                <w:rFonts w:cs="Times New Roman"/>
                <w:b/>
                <w:bCs/>
                <w:noProof/>
                <w:color w:val="000000" w:themeColor="text1"/>
              </w:rPr>
              <w:delText>2.2 Non-Functional Requirements</w:delText>
            </w:r>
            <w:r w:rsidRPr="00870BA1" w:rsidDel="00C326E6">
              <w:rPr>
                <w:rFonts w:cs="Times New Roman"/>
                <w:noProof/>
                <w:webHidden/>
              </w:rPr>
              <w:tab/>
              <w:delText>4</w:delText>
            </w:r>
          </w:del>
        </w:p>
        <w:p w14:paraId="33058CF4" w14:textId="254BD018" w:rsidR="00C326E6" w:rsidRPr="00870BA1" w:rsidDel="00C326E6" w:rsidRDefault="00C326E6">
          <w:pPr>
            <w:pStyle w:val="TOC2"/>
            <w:tabs>
              <w:tab w:val="right" w:leader="dot" w:pos="9736"/>
            </w:tabs>
            <w:rPr>
              <w:del w:id="499" w:author="Anzalna Saeed" w:date="2026-09-21T23:04:00Z" w16du:dateUtc="2026-09-21T18:04:00Z"/>
              <w:rFonts w:eastAsiaTheme="minorEastAsia" w:cs="Times New Roman"/>
              <w:noProof/>
              <w:kern w:val="2"/>
              <w:szCs w:val="24"/>
              <w14:ligatures w14:val="standardContextual"/>
              <w:rPrChange w:id="500" w:author="Anzalna Saeed" w:date="2026-09-21T23:18:00Z" w16du:dateUtc="2026-09-21T18:18:00Z">
                <w:rPr>
                  <w:del w:id="501" w:author="Anzalna Saeed" w:date="2026-09-21T23:04:00Z" w16du:dateUtc="2026-09-21T18:04:00Z"/>
                  <w:rFonts w:asciiTheme="minorHAnsi" w:eastAsiaTheme="minorEastAsia" w:hAnsiTheme="minorHAnsi" w:cstheme="minorBidi"/>
                  <w:noProof/>
                  <w:kern w:val="2"/>
                  <w:szCs w:val="24"/>
                  <w14:ligatures w14:val="standardContextual"/>
                </w:rPr>
              </w:rPrChange>
            </w:rPr>
          </w:pPr>
          <w:del w:id="502" w:author="Anzalna Saeed" w:date="2026-09-21T23:04:00Z" w16du:dateUtc="2026-09-21T18:04:00Z">
            <w:r w:rsidRPr="00530E52" w:rsidDel="00C326E6">
              <w:rPr>
                <w:rStyle w:val="Hyperlink"/>
                <w:rFonts w:cs="Times New Roman"/>
                <w:b/>
                <w:bCs/>
                <w:noProof/>
                <w:color w:val="000000" w:themeColor="text1"/>
              </w:rPr>
              <w:delText>2.3 Stakeholders</w:delText>
            </w:r>
            <w:r w:rsidRPr="00870BA1" w:rsidDel="00C326E6">
              <w:rPr>
                <w:rFonts w:cs="Times New Roman"/>
                <w:noProof/>
                <w:webHidden/>
              </w:rPr>
              <w:tab/>
              <w:delText>5</w:delText>
            </w:r>
          </w:del>
        </w:p>
        <w:p w14:paraId="76FD4CC5" w14:textId="4D47A64B" w:rsidR="00C326E6" w:rsidRPr="00870BA1" w:rsidDel="00C326E6" w:rsidRDefault="00C326E6">
          <w:pPr>
            <w:pStyle w:val="TOC1"/>
            <w:tabs>
              <w:tab w:val="right" w:leader="dot" w:pos="9736"/>
            </w:tabs>
            <w:rPr>
              <w:del w:id="503" w:author="Anzalna Saeed" w:date="2026-09-21T23:04:00Z" w16du:dateUtc="2026-09-21T18:04:00Z"/>
              <w:rFonts w:eastAsiaTheme="minorEastAsia" w:cs="Times New Roman"/>
              <w:noProof/>
              <w:kern w:val="2"/>
              <w:szCs w:val="24"/>
              <w14:ligatures w14:val="standardContextual"/>
              <w:rPrChange w:id="504" w:author="Anzalna Saeed" w:date="2026-09-21T23:18:00Z" w16du:dateUtc="2026-09-21T18:18:00Z">
                <w:rPr>
                  <w:del w:id="505" w:author="Anzalna Saeed" w:date="2026-09-21T23:04:00Z" w16du:dateUtc="2026-09-21T18:04:00Z"/>
                  <w:rFonts w:asciiTheme="minorHAnsi" w:eastAsiaTheme="minorEastAsia" w:hAnsiTheme="minorHAnsi" w:cstheme="minorBidi"/>
                  <w:noProof/>
                  <w:kern w:val="2"/>
                  <w:szCs w:val="24"/>
                  <w14:ligatures w14:val="standardContextual"/>
                </w:rPr>
              </w:rPrChange>
            </w:rPr>
          </w:pPr>
          <w:del w:id="506" w:author="Anzalna Saeed" w:date="2026-09-21T23:04:00Z" w16du:dateUtc="2026-09-21T18:04:00Z">
            <w:r w:rsidRPr="00530E52" w:rsidDel="00C326E6">
              <w:rPr>
                <w:rStyle w:val="Hyperlink"/>
                <w:rFonts w:cs="Times New Roman"/>
                <w:b/>
                <w:bCs/>
                <w:noProof/>
                <w:color w:val="000000" w:themeColor="text1"/>
              </w:rPr>
              <w:delText>3. Use Cases</w:delText>
            </w:r>
            <w:r w:rsidRPr="00870BA1" w:rsidDel="00C326E6">
              <w:rPr>
                <w:rFonts w:cs="Times New Roman"/>
                <w:noProof/>
                <w:webHidden/>
              </w:rPr>
              <w:tab/>
              <w:delText>5</w:delText>
            </w:r>
          </w:del>
        </w:p>
        <w:p w14:paraId="6E77237D" w14:textId="09F75DC6" w:rsidR="00C326E6" w:rsidRPr="00870BA1" w:rsidDel="00C326E6" w:rsidRDefault="00C326E6">
          <w:pPr>
            <w:pStyle w:val="TOC2"/>
            <w:tabs>
              <w:tab w:val="right" w:leader="dot" w:pos="9736"/>
            </w:tabs>
            <w:rPr>
              <w:del w:id="507" w:author="Anzalna Saeed" w:date="2026-09-21T23:04:00Z" w16du:dateUtc="2026-09-21T18:04:00Z"/>
              <w:rFonts w:eastAsiaTheme="minorEastAsia" w:cs="Times New Roman"/>
              <w:noProof/>
              <w:kern w:val="2"/>
              <w:szCs w:val="24"/>
              <w14:ligatures w14:val="standardContextual"/>
              <w:rPrChange w:id="508" w:author="Anzalna Saeed" w:date="2026-09-21T23:18:00Z" w16du:dateUtc="2026-09-21T18:18:00Z">
                <w:rPr>
                  <w:del w:id="509" w:author="Anzalna Saeed" w:date="2026-09-21T23:04:00Z" w16du:dateUtc="2026-09-21T18:04:00Z"/>
                  <w:rFonts w:asciiTheme="minorHAnsi" w:eastAsiaTheme="minorEastAsia" w:hAnsiTheme="minorHAnsi" w:cstheme="minorBidi"/>
                  <w:noProof/>
                  <w:kern w:val="2"/>
                  <w:szCs w:val="24"/>
                  <w14:ligatures w14:val="standardContextual"/>
                </w:rPr>
              </w:rPrChange>
            </w:rPr>
          </w:pPr>
          <w:del w:id="510" w:author="Anzalna Saeed" w:date="2026-09-21T23:04:00Z" w16du:dateUtc="2026-09-21T18:04:00Z">
            <w:r w:rsidRPr="00530E52" w:rsidDel="00C326E6">
              <w:rPr>
                <w:rStyle w:val="Hyperlink"/>
                <w:rFonts w:cs="Times New Roman"/>
                <w:b/>
                <w:bCs/>
                <w:noProof/>
                <w:color w:val="000000" w:themeColor="text1"/>
              </w:rPr>
              <w:delText>3.1 Use Case Summary</w:delText>
            </w:r>
            <w:r w:rsidRPr="00870BA1" w:rsidDel="00C326E6">
              <w:rPr>
                <w:rFonts w:cs="Times New Roman"/>
                <w:noProof/>
                <w:webHidden/>
              </w:rPr>
              <w:tab/>
              <w:delText>5</w:delText>
            </w:r>
          </w:del>
        </w:p>
        <w:p w14:paraId="6B997169" w14:textId="307A2A01" w:rsidR="00C326E6" w:rsidRPr="00870BA1" w:rsidDel="00C326E6" w:rsidRDefault="00C326E6">
          <w:pPr>
            <w:pStyle w:val="TOC2"/>
            <w:tabs>
              <w:tab w:val="right" w:leader="dot" w:pos="9736"/>
            </w:tabs>
            <w:rPr>
              <w:del w:id="511" w:author="Anzalna Saeed" w:date="2026-09-21T23:04:00Z" w16du:dateUtc="2026-09-21T18:04:00Z"/>
              <w:rFonts w:eastAsiaTheme="minorEastAsia" w:cs="Times New Roman"/>
              <w:noProof/>
              <w:kern w:val="2"/>
              <w:szCs w:val="24"/>
              <w14:ligatures w14:val="standardContextual"/>
              <w:rPrChange w:id="512" w:author="Anzalna Saeed" w:date="2026-09-21T23:18:00Z" w16du:dateUtc="2026-09-21T18:18:00Z">
                <w:rPr>
                  <w:del w:id="513" w:author="Anzalna Saeed" w:date="2026-09-21T23:04:00Z" w16du:dateUtc="2026-09-21T18:04:00Z"/>
                  <w:rFonts w:asciiTheme="minorHAnsi" w:eastAsiaTheme="minorEastAsia" w:hAnsiTheme="minorHAnsi" w:cstheme="minorBidi"/>
                  <w:noProof/>
                  <w:kern w:val="2"/>
                  <w:szCs w:val="24"/>
                  <w14:ligatures w14:val="standardContextual"/>
                </w:rPr>
              </w:rPrChange>
            </w:rPr>
          </w:pPr>
          <w:del w:id="514" w:author="Anzalna Saeed" w:date="2026-09-21T23:04:00Z" w16du:dateUtc="2026-09-21T18:04:00Z">
            <w:r w:rsidRPr="00530E52" w:rsidDel="00C326E6">
              <w:rPr>
                <w:rStyle w:val="Hyperlink"/>
                <w:rFonts w:cs="Times New Roman"/>
                <w:b/>
                <w:bCs/>
                <w:noProof/>
                <w:color w:val="000000" w:themeColor="text1"/>
              </w:rPr>
              <w:delText>3.2 Detailed Use Cases</w:delText>
            </w:r>
            <w:r w:rsidRPr="00870BA1" w:rsidDel="00C326E6">
              <w:rPr>
                <w:rFonts w:cs="Times New Roman"/>
                <w:noProof/>
                <w:webHidden/>
              </w:rPr>
              <w:tab/>
              <w:delText>5</w:delText>
            </w:r>
          </w:del>
        </w:p>
        <w:p w14:paraId="78A0C4D9" w14:textId="78C69364" w:rsidR="00C326E6" w:rsidRPr="00870BA1" w:rsidDel="00C326E6" w:rsidRDefault="00C326E6">
          <w:pPr>
            <w:pStyle w:val="TOC3"/>
            <w:tabs>
              <w:tab w:val="right" w:leader="dot" w:pos="9736"/>
            </w:tabs>
            <w:rPr>
              <w:del w:id="515" w:author="Anzalna Saeed" w:date="2026-09-21T23:04:00Z" w16du:dateUtc="2026-09-21T18:04:00Z"/>
              <w:rFonts w:eastAsiaTheme="minorEastAsia" w:cs="Times New Roman"/>
              <w:noProof/>
              <w:kern w:val="2"/>
              <w:szCs w:val="24"/>
              <w14:ligatures w14:val="standardContextual"/>
              <w:rPrChange w:id="516" w:author="Anzalna Saeed" w:date="2026-09-21T23:18:00Z" w16du:dateUtc="2026-09-21T18:18:00Z">
                <w:rPr>
                  <w:del w:id="517" w:author="Anzalna Saeed" w:date="2026-09-21T23:04:00Z" w16du:dateUtc="2026-09-21T18:04:00Z"/>
                  <w:rFonts w:asciiTheme="minorHAnsi" w:eastAsiaTheme="minorEastAsia" w:hAnsiTheme="minorHAnsi" w:cstheme="minorBidi"/>
                  <w:noProof/>
                  <w:kern w:val="2"/>
                  <w:szCs w:val="24"/>
                  <w14:ligatures w14:val="standardContextual"/>
                </w:rPr>
              </w:rPrChange>
            </w:rPr>
          </w:pPr>
          <w:del w:id="518" w:author="Anzalna Saeed" w:date="2026-09-21T23:04:00Z" w16du:dateUtc="2026-09-21T18:04:00Z">
            <w:r w:rsidRPr="00530E52" w:rsidDel="00C326E6">
              <w:rPr>
                <w:rStyle w:val="Hyperlink"/>
                <w:rFonts w:cs="Times New Roman"/>
                <w:b/>
                <w:bCs/>
                <w:noProof/>
                <w:color w:val="000000" w:themeColor="text1"/>
              </w:rPr>
              <w:delText>UC-01: Translate English text to Urdu</w:delText>
            </w:r>
            <w:r w:rsidRPr="00870BA1" w:rsidDel="00C326E6">
              <w:rPr>
                <w:rFonts w:cs="Times New Roman"/>
                <w:noProof/>
                <w:webHidden/>
              </w:rPr>
              <w:tab/>
              <w:delText>5</w:delText>
            </w:r>
          </w:del>
        </w:p>
        <w:p w14:paraId="4AACB4D7" w14:textId="671EBAB3" w:rsidR="00C326E6" w:rsidRPr="00870BA1" w:rsidDel="00C326E6" w:rsidRDefault="00C326E6">
          <w:pPr>
            <w:pStyle w:val="TOC3"/>
            <w:tabs>
              <w:tab w:val="right" w:leader="dot" w:pos="9736"/>
            </w:tabs>
            <w:rPr>
              <w:del w:id="519" w:author="Anzalna Saeed" w:date="2026-09-21T23:04:00Z" w16du:dateUtc="2026-09-21T18:04:00Z"/>
              <w:rFonts w:eastAsiaTheme="minorEastAsia" w:cs="Times New Roman"/>
              <w:noProof/>
              <w:kern w:val="2"/>
              <w:szCs w:val="24"/>
              <w14:ligatures w14:val="standardContextual"/>
              <w:rPrChange w:id="520" w:author="Anzalna Saeed" w:date="2026-09-21T23:18:00Z" w16du:dateUtc="2026-09-21T18:18:00Z">
                <w:rPr>
                  <w:del w:id="521" w:author="Anzalna Saeed" w:date="2026-09-21T23:04:00Z" w16du:dateUtc="2026-09-21T18:04:00Z"/>
                  <w:rFonts w:asciiTheme="minorHAnsi" w:eastAsiaTheme="minorEastAsia" w:hAnsiTheme="minorHAnsi" w:cstheme="minorBidi"/>
                  <w:noProof/>
                  <w:kern w:val="2"/>
                  <w:szCs w:val="24"/>
                  <w14:ligatures w14:val="standardContextual"/>
                </w:rPr>
              </w:rPrChange>
            </w:rPr>
          </w:pPr>
          <w:del w:id="522" w:author="Anzalna Saeed" w:date="2026-09-21T23:04:00Z" w16du:dateUtc="2026-09-21T18:04:00Z">
            <w:r w:rsidRPr="00530E52" w:rsidDel="00C326E6">
              <w:rPr>
                <w:rStyle w:val="Hyperlink"/>
                <w:rFonts w:cs="Times New Roman"/>
                <w:b/>
                <w:bCs/>
                <w:noProof/>
                <w:color w:val="000000" w:themeColor="text1"/>
              </w:rPr>
              <w:delText>UC-03: Translate Roman Urdu text to English</w:delText>
            </w:r>
            <w:r w:rsidRPr="00870BA1" w:rsidDel="00C326E6">
              <w:rPr>
                <w:rFonts w:cs="Times New Roman"/>
                <w:noProof/>
                <w:webHidden/>
              </w:rPr>
              <w:tab/>
              <w:delText>6</w:delText>
            </w:r>
          </w:del>
        </w:p>
        <w:p w14:paraId="5EA26742" w14:textId="2D89D86A" w:rsidR="00C326E6" w:rsidRPr="00870BA1" w:rsidDel="00C326E6" w:rsidRDefault="00C326E6">
          <w:pPr>
            <w:pStyle w:val="TOC3"/>
            <w:tabs>
              <w:tab w:val="right" w:leader="dot" w:pos="9736"/>
            </w:tabs>
            <w:rPr>
              <w:del w:id="523" w:author="Anzalna Saeed" w:date="2026-09-21T23:04:00Z" w16du:dateUtc="2026-09-21T18:04:00Z"/>
              <w:rFonts w:eastAsiaTheme="minorEastAsia" w:cs="Times New Roman"/>
              <w:noProof/>
              <w:kern w:val="2"/>
              <w:szCs w:val="24"/>
              <w14:ligatures w14:val="standardContextual"/>
              <w:rPrChange w:id="524" w:author="Anzalna Saeed" w:date="2026-09-21T23:18:00Z" w16du:dateUtc="2026-09-21T18:18:00Z">
                <w:rPr>
                  <w:del w:id="525" w:author="Anzalna Saeed" w:date="2026-09-21T23:04:00Z" w16du:dateUtc="2026-09-21T18:04:00Z"/>
                  <w:rFonts w:asciiTheme="minorHAnsi" w:eastAsiaTheme="minorEastAsia" w:hAnsiTheme="minorHAnsi" w:cstheme="minorBidi"/>
                  <w:noProof/>
                  <w:kern w:val="2"/>
                  <w:szCs w:val="24"/>
                  <w14:ligatures w14:val="standardContextual"/>
                </w:rPr>
              </w:rPrChange>
            </w:rPr>
          </w:pPr>
          <w:del w:id="526" w:author="Anzalna Saeed" w:date="2026-09-21T23:04:00Z" w16du:dateUtc="2026-09-21T18:04:00Z">
            <w:r w:rsidRPr="00530E52" w:rsidDel="00C326E6">
              <w:rPr>
                <w:rStyle w:val="Hyperlink"/>
                <w:rFonts w:cs="Times New Roman"/>
                <w:b/>
                <w:bCs/>
                <w:noProof/>
                <w:color w:val="000000" w:themeColor="text1"/>
              </w:rPr>
              <w:delText>UC-05: Submit thumbs up/down feedback on a translation</w:delText>
            </w:r>
            <w:r w:rsidRPr="00870BA1" w:rsidDel="00C326E6">
              <w:rPr>
                <w:rFonts w:cs="Times New Roman"/>
                <w:noProof/>
                <w:webHidden/>
              </w:rPr>
              <w:tab/>
              <w:delText>6</w:delText>
            </w:r>
          </w:del>
        </w:p>
        <w:p w14:paraId="17602FF0" w14:textId="39607864" w:rsidR="00C326E6" w:rsidRPr="00870BA1" w:rsidDel="00C326E6" w:rsidRDefault="00C326E6">
          <w:pPr>
            <w:pStyle w:val="TOC3"/>
            <w:tabs>
              <w:tab w:val="right" w:leader="dot" w:pos="9736"/>
            </w:tabs>
            <w:rPr>
              <w:del w:id="527" w:author="Anzalna Saeed" w:date="2026-09-21T23:04:00Z" w16du:dateUtc="2026-09-21T18:04:00Z"/>
              <w:rFonts w:eastAsiaTheme="minorEastAsia" w:cs="Times New Roman"/>
              <w:noProof/>
              <w:kern w:val="2"/>
              <w:szCs w:val="24"/>
              <w14:ligatures w14:val="standardContextual"/>
              <w:rPrChange w:id="528" w:author="Anzalna Saeed" w:date="2026-09-21T23:18:00Z" w16du:dateUtc="2026-09-21T18:18:00Z">
                <w:rPr>
                  <w:del w:id="529" w:author="Anzalna Saeed" w:date="2026-09-21T23:04:00Z" w16du:dateUtc="2026-09-21T18:04:00Z"/>
                  <w:rFonts w:asciiTheme="minorHAnsi" w:eastAsiaTheme="minorEastAsia" w:hAnsiTheme="minorHAnsi" w:cstheme="minorBidi"/>
                  <w:noProof/>
                  <w:kern w:val="2"/>
                  <w:szCs w:val="24"/>
                  <w14:ligatures w14:val="standardContextual"/>
                </w:rPr>
              </w:rPrChange>
            </w:rPr>
          </w:pPr>
          <w:del w:id="530" w:author="Anzalna Saeed" w:date="2026-09-21T23:04:00Z" w16du:dateUtc="2026-09-21T18:04:00Z">
            <w:r w:rsidRPr="00530E52" w:rsidDel="00C326E6">
              <w:rPr>
                <w:rStyle w:val="Hyperlink"/>
                <w:rFonts w:cs="Times New Roman"/>
                <w:b/>
                <w:bCs/>
                <w:noProof/>
                <w:color w:val="000000" w:themeColor="text1"/>
              </w:rPr>
              <w:delText>UC-09: System falls back to raw base-model output on validation failure</w:delText>
            </w:r>
            <w:r w:rsidRPr="00870BA1" w:rsidDel="00C326E6">
              <w:rPr>
                <w:rFonts w:cs="Times New Roman"/>
                <w:noProof/>
                <w:webHidden/>
              </w:rPr>
              <w:tab/>
              <w:delText>6</w:delText>
            </w:r>
          </w:del>
        </w:p>
        <w:p w14:paraId="601BBF4F" w14:textId="4DA98334" w:rsidR="00C326E6" w:rsidRPr="00870BA1" w:rsidDel="00C326E6" w:rsidRDefault="00C326E6">
          <w:pPr>
            <w:pStyle w:val="TOC1"/>
            <w:tabs>
              <w:tab w:val="right" w:leader="dot" w:pos="9736"/>
            </w:tabs>
            <w:rPr>
              <w:del w:id="531" w:author="Anzalna Saeed" w:date="2026-09-21T23:04:00Z" w16du:dateUtc="2026-09-21T18:04:00Z"/>
              <w:rFonts w:eastAsiaTheme="minorEastAsia" w:cs="Times New Roman"/>
              <w:noProof/>
              <w:kern w:val="2"/>
              <w:szCs w:val="24"/>
              <w14:ligatures w14:val="standardContextual"/>
              <w:rPrChange w:id="532" w:author="Anzalna Saeed" w:date="2026-09-21T23:18:00Z" w16du:dateUtc="2026-09-21T18:18:00Z">
                <w:rPr>
                  <w:del w:id="533" w:author="Anzalna Saeed" w:date="2026-09-21T23:04:00Z" w16du:dateUtc="2026-09-21T18:04:00Z"/>
                  <w:rFonts w:asciiTheme="minorHAnsi" w:eastAsiaTheme="minorEastAsia" w:hAnsiTheme="minorHAnsi" w:cstheme="minorBidi"/>
                  <w:noProof/>
                  <w:kern w:val="2"/>
                  <w:szCs w:val="24"/>
                  <w14:ligatures w14:val="standardContextual"/>
                </w:rPr>
              </w:rPrChange>
            </w:rPr>
          </w:pPr>
          <w:del w:id="534" w:author="Anzalna Saeed" w:date="2026-09-21T23:04:00Z" w16du:dateUtc="2026-09-21T18:04:00Z">
            <w:r w:rsidRPr="00530E52" w:rsidDel="00C326E6">
              <w:rPr>
                <w:rStyle w:val="Hyperlink"/>
                <w:rFonts w:cs="Times New Roman"/>
                <w:b/>
                <w:bCs/>
                <w:noProof/>
                <w:color w:val="000000" w:themeColor="text1"/>
              </w:rPr>
              <w:delText>4. Test Cases</w:delText>
            </w:r>
            <w:r w:rsidRPr="00870BA1" w:rsidDel="00C326E6">
              <w:rPr>
                <w:rFonts w:cs="Times New Roman"/>
                <w:noProof/>
                <w:webHidden/>
              </w:rPr>
              <w:tab/>
              <w:delText>8</w:delText>
            </w:r>
          </w:del>
        </w:p>
        <w:p w14:paraId="23873196" w14:textId="61DD6AE1" w:rsidR="00C326E6" w:rsidRPr="00870BA1" w:rsidDel="00C326E6" w:rsidRDefault="00C326E6">
          <w:pPr>
            <w:pStyle w:val="TOC1"/>
            <w:tabs>
              <w:tab w:val="right" w:leader="dot" w:pos="9736"/>
            </w:tabs>
            <w:rPr>
              <w:del w:id="535" w:author="Anzalna Saeed" w:date="2026-09-21T23:04:00Z" w16du:dateUtc="2026-09-21T18:04:00Z"/>
              <w:rFonts w:eastAsiaTheme="minorEastAsia" w:cs="Times New Roman"/>
              <w:noProof/>
              <w:kern w:val="2"/>
              <w:szCs w:val="24"/>
              <w14:ligatures w14:val="standardContextual"/>
              <w:rPrChange w:id="536" w:author="Anzalna Saeed" w:date="2026-09-21T23:18:00Z" w16du:dateUtc="2026-09-21T18:18:00Z">
                <w:rPr>
                  <w:del w:id="537" w:author="Anzalna Saeed" w:date="2026-09-21T23:04:00Z" w16du:dateUtc="2026-09-21T18:04:00Z"/>
                  <w:rFonts w:asciiTheme="minorHAnsi" w:eastAsiaTheme="minorEastAsia" w:hAnsiTheme="minorHAnsi" w:cstheme="minorBidi"/>
                  <w:noProof/>
                  <w:kern w:val="2"/>
                  <w:szCs w:val="24"/>
                  <w14:ligatures w14:val="standardContextual"/>
                </w:rPr>
              </w:rPrChange>
            </w:rPr>
          </w:pPr>
          <w:del w:id="538" w:author="Anzalna Saeed" w:date="2026-09-21T23:04:00Z" w16du:dateUtc="2026-09-21T18:04:00Z">
            <w:r w:rsidRPr="00530E52" w:rsidDel="00C326E6">
              <w:rPr>
                <w:rStyle w:val="Hyperlink"/>
                <w:rFonts w:cs="Times New Roman"/>
                <w:b/>
                <w:bCs/>
                <w:noProof/>
                <w:color w:val="000000" w:themeColor="text1"/>
              </w:rPr>
              <w:delText>5. System Architecture</w:delText>
            </w:r>
            <w:r w:rsidRPr="00870BA1" w:rsidDel="00C326E6">
              <w:rPr>
                <w:rFonts w:cs="Times New Roman"/>
                <w:noProof/>
                <w:webHidden/>
              </w:rPr>
              <w:tab/>
              <w:delText>8</w:delText>
            </w:r>
          </w:del>
        </w:p>
        <w:p w14:paraId="148612F3" w14:textId="43803798" w:rsidR="00C326E6" w:rsidRPr="00870BA1" w:rsidDel="00C326E6" w:rsidRDefault="00C326E6">
          <w:pPr>
            <w:pStyle w:val="TOC2"/>
            <w:tabs>
              <w:tab w:val="right" w:leader="dot" w:pos="9736"/>
            </w:tabs>
            <w:rPr>
              <w:del w:id="539" w:author="Anzalna Saeed" w:date="2026-09-21T23:04:00Z" w16du:dateUtc="2026-09-21T18:04:00Z"/>
              <w:rFonts w:eastAsiaTheme="minorEastAsia" w:cs="Times New Roman"/>
              <w:noProof/>
              <w:kern w:val="2"/>
              <w:szCs w:val="24"/>
              <w14:ligatures w14:val="standardContextual"/>
              <w:rPrChange w:id="540" w:author="Anzalna Saeed" w:date="2026-09-21T23:18:00Z" w16du:dateUtc="2026-09-21T18:18:00Z">
                <w:rPr>
                  <w:del w:id="541" w:author="Anzalna Saeed" w:date="2026-09-21T23:04:00Z" w16du:dateUtc="2026-09-21T18:04:00Z"/>
                  <w:rFonts w:asciiTheme="minorHAnsi" w:eastAsiaTheme="minorEastAsia" w:hAnsiTheme="minorHAnsi" w:cstheme="minorBidi"/>
                  <w:noProof/>
                  <w:kern w:val="2"/>
                  <w:szCs w:val="24"/>
                  <w14:ligatures w14:val="standardContextual"/>
                </w:rPr>
              </w:rPrChange>
            </w:rPr>
          </w:pPr>
          <w:del w:id="542" w:author="Anzalna Saeed" w:date="2026-09-21T23:04:00Z" w16du:dateUtc="2026-09-21T18:04:00Z">
            <w:r w:rsidRPr="00530E52" w:rsidDel="00C326E6">
              <w:rPr>
                <w:rStyle w:val="Hyperlink"/>
                <w:rFonts w:cs="Times New Roman"/>
                <w:b/>
                <w:bCs/>
                <w:noProof/>
                <w:color w:val="000000" w:themeColor="text1"/>
              </w:rPr>
              <w:delText>5.1 Architectural Style</w:delText>
            </w:r>
            <w:r w:rsidRPr="00870BA1" w:rsidDel="00C326E6">
              <w:rPr>
                <w:rFonts w:cs="Times New Roman"/>
                <w:noProof/>
                <w:webHidden/>
              </w:rPr>
              <w:tab/>
              <w:delText>8</w:delText>
            </w:r>
          </w:del>
        </w:p>
        <w:p w14:paraId="7691A461" w14:textId="14700F2E" w:rsidR="00C326E6" w:rsidRPr="00870BA1" w:rsidDel="00C326E6" w:rsidRDefault="00C326E6">
          <w:pPr>
            <w:pStyle w:val="TOC2"/>
            <w:tabs>
              <w:tab w:val="right" w:leader="dot" w:pos="9736"/>
            </w:tabs>
            <w:rPr>
              <w:del w:id="543" w:author="Anzalna Saeed" w:date="2026-09-21T23:04:00Z" w16du:dateUtc="2026-09-21T18:04:00Z"/>
              <w:rFonts w:eastAsiaTheme="minorEastAsia" w:cs="Times New Roman"/>
              <w:noProof/>
              <w:kern w:val="2"/>
              <w:szCs w:val="24"/>
              <w14:ligatures w14:val="standardContextual"/>
              <w:rPrChange w:id="544" w:author="Anzalna Saeed" w:date="2026-09-21T23:18:00Z" w16du:dateUtc="2026-09-21T18:18:00Z">
                <w:rPr>
                  <w:del w:id="545" w:author="Anzalna Saeed" w:date="2026-09-21T23:04:00Z" w16du:dateUtc="2026-09-21T18:04:00Z"/>
                  <w:rFonts w:asciiTheme="minorHAnsi" w:eastAsiaTheme="minorEastAsia" w:hAnsiTheme="minorHAnsi" w:cstheme="minorBidi"/>
                  <w:noProof/>
                  <w:kern w:val="2"/>
                  <w:szCs w:val="24"/>
                  <w14:ligatures w14:val="standardContextual"/>
                </w:rPr>
              </w:rPrChange>
            </w:rPr>
          </w:pPr>
          <w:del w:id="546" w:author="Anzalna Saeed" w:date="2026-09-21T23:04:00Z" w16du:dateUtc="2026-09-21T18:04:00Z">
            <w:r w:rsidRPr="00530E52" w:rsidDel="00C326E6">
              <w:rPr>
                <w:rStyle w:val="Hyperlink"/>
                <w:rFonts w:cs="Times New Roman"/>
                <w:b/>
                <w:bCs/>
                <w:noProof/>
                <w:color w:val="000000" w:themeColor="text1"/>
              </w:rPr>
              <w:delText>5.2 Pipeline / Component Breakdown</w:delText>
            </w:r>
            <w:r w:rsidRPr="00870BA1" w:rsidDel="00C326E6">
              <w:rPr>
                <w:rFonts w:cs="Times New Roman"/>
                <w:noProof/>
                <w:webHidden/>
              </w:rPr>
              <w:tab/>
              <w:delText>9</w:delText>
            </w:r>
          </w:del>
        </w:p>
        <w:p w14:paraId="4C5C0E9B" w14:textId="1F8C455C" w:rsidR="00C326E6" w:rsidRPr="00870BA1" w:rsidDel="00C326E6" w:rsidRDefault="00C326E6">
          <w:pPr>
            <w:pStyle w:val="TOC2"/>
            <w:tabs>
              <w:tab w:val="right" w:leader="dot" w:pos="9736"/>
            </w:tabs>
            <w:rPr>
              <w:del w:id="547" w:author="Anzalna Saeed" w:date="2026-09-21T23:04:00Z" w16du:dateUtc="2026-09-21T18:04:00Z"/>
              <w:rFonts w:eastAsiaTheme="minorEastAsia" w:cs="Times New Roman"/>
              <w:noProof/>
              <w:kern w:val="2"/>
              <w:szCs w:val="24"/>
              <w14:ligatures w14:val="standardContextual"/>
              <w:rPrChange w:id="548" w:author="Anzalna Saeed" w:date="2026-09-21T23:18:00Z" w16du:dateUtc="2026-09-21T18:18:00Z">
                <w:rPr>
                  <w:del w:id="549" w:author="Anzalna Saeed" w:date="2026-09-21T23:04:00Z" w16du:dateUtc="2026-09-21T18:04:00Z"/>
                  <w:rFonts w:asciiTheme="minorHAnsi" w:eastAsiaTheme="minorEastAsia" w:hAnsiTheme="minorHAnsi" w:cstheme="minorBidi"/>
                  <w:noProof/>
                  <w:kern w:val="2"/>
                  <w:szCs w:val="24"/>
                  <w14:ligatures w14:val="standardContextual"/>
                </w:rPr>
              </w:rPrChange>
            </w:rPr>
          </w:pPr>
          <w:del w:id="550" w:author="Anzalna Saeed" w:date="2026-09-21T23:04:00Z" w16du:dateUtc="2026-09-21T18:04:00Z">
            <w:r w:rsidRPr="00530E52" w:rsidDel="00C326E6">
              <w:rPr>
                <w:rStyle w:val="Hyperlink"/>
                <w:rFonts w:cs="Times New Roman"/>
                <w:b/>
                <w:bCs/>
                <w:noProof/>
                <w:color w:val="000000" w:themeColor="text1"/>
              </w:rPr>
              <w:delText>5.3 Request Flow (Text Diagram)</w:delText>
            </w:r>
            <w:r w:rsidRPr="00870BA1" w:rsidDel="00C326E6">
              <w:rPr>
                <w:rFonts w:cs="Times New Roman"/>
                <w:noProof/>
                <w:webHidden/>
              </w:rPr>
              <w:tab/>
              <w:delText>9</w:delText>
            </w:r>
          </w:del>
        </w:p>
        <w:p w14:paraId="02A92368" w14:textId="70F4942D" w:rsidR="00C326E6" w:rsidRPr="00870BA1" w:rsidDel="00C326E6" w:rsidRDefault="00C326E6">
          <w:pPr>
            <w:pStyle w:val="TOC2"/>
            <w:tabs>
              <w:tab w:val="right" w:leader="dot" w:pos="9736"/>
            </w:tabs>
            <w:rPr>
              <w:del w:id="551" w:author="Anzalna Saeed" w:date="2026-09-21T23:04:00Z" w16du:dateUtc="2026-09-21T18:04:00Z"/>
              <w:rFonts w:eastAsiaTheme="minorEastAsia" w:cs="Times New Roman"/>
              <w:noProof/>
              <w:kern w:val="2"/>
              <w:szCs w:val="24"/>
              <w14:ligatures w14:val="standardContextual"/>
              <w:rPrChange w:id="552" w:author="Anzalna Saeed" w:date="2026-09-21T23:18:00Z" w16du:dateUtc="2026-09-21T18:18:00Z">
                <w:rPr>
                  <w:del w:id="553" w:author="Anzalna Saeed" w:date="2026-09-21T23:04:00Z" w16du:dateUtc="2026-09-21T18:04:00Z"/>
                  <w:rFonts w:asciiTheme="minorHAnsi" w:eastAsiaTheme="minorEastAsia" w:hAnsiTheme="minorHAnsi" w:cstheme="minorBidi"/>
                  <w:noProof/>
                  <w:kern w:val="2"/>
                  <w:szCs w:val="24"/>
                  <w14:ligatures w14:val="standardContextual"/>
                </w:rPr>
              </w:rPrChange>
            </w:rPr>
          </w:pPr>
          <w:del w:id="554" w:author="Anzalna Saeed" w:date="2026-09-21T23:04:00Z" w16du:dateUtc="2026-09-21T18:04:00Z">
            <w:r w:rsidRPr="00530E52" w:rsidDel="00C326E6">
              <w:rPr>
                <w:rStyle w:val="Hyperlink"/>
                <w:rFonts w:cs="Times New Roman"/>
                <w:b/>
                <w:bCs/>
                <w:noProof/>
                <w:color w:val="000000" w:themeColor="text1"/>
              </w:rPr>
              <w:delText>5.4 Data Stores</w:delText>
            </w:r>
            <w:r w:rsidRPr="00870BA1" w:rsidDel="00C326E6">
              <w:rPr>
                <w:rFonts w:cs="Times New Roman"/>
                <w:noProof/>
                <w:webHidden/>
              </w:rPr>
              <w:tab/>
              <w:delText>10</w:delText>
            </w:r>
          </w:del>
        </w:p>
        <w:p w14:paraId="2DC0111E" w14:textId="7396B6B2" w:rsidR="00C326E6" w:rsidRPr="00870BA1" w:rsidDel="00C326E6" w:rsidRDefault="00C326E6">
          <w:pPr>
            <w:pStyle w:val="TOC1"/>
            <w:tabs>
              <w:tab w:val="right" w:leader="dot" w:pos="9736"/>
            </w:tabs>
            <w:rPr>
              <w:del w:id="555" w:author="Anzalna Saeed" w:date="2026-09-21T23:04:00Z" w16du:dateUtc="2026-09-21T18:04:00Z"/>
              <w:rFonts w:eastAsiaTheme="minorEastAsia" w:cs="Times New Roman"/>
              <w:noProof/>
              <w:kern w:val="2"/>
              <w:szCs w:val="24"/>
              <w14:ligatures w14:val="standardContextual"/>
              <w:rPrChange w:id="556" w:author="Anzalna Saeed" w:date="2026-09-21T23:18:00Z" w16du:dateUtc="2026-09-21T18:18:00Z">
                <w:rPr>
                  <w:del w:id="557" w:author="Anzalna Saeed" w:date="2026-09-21T23:04:00Z" w16du:dateUtc="2026-09-21T18:04:00Z"/>
                  <w:rFonts w:asciiTheme="minorHAnsi" w:eastAsiaTheme="minorEastAsia" w:hAnsiTheme="minorHAnsi" w:cstheme="minorBidi"/>
                  <w:noProof/>
                  <w:kern w:val="2"/>
                  <w:szCs w:val="24"/>
                  <w14:ligatures w14:val="standardContextual"/>
                </w:rPr>
              </w:rPrChange>
            </w:rPr>
          </w:pPr>
          <w:del w:id="558" w:author="Anzalna Saeed" w:date="2026-09-21T23:04:00Z" w16du:dateUtc="2026-09-21T18:04:00Z">
            <w:r w:rsidRPr="00530E52" w:rsidDel="00C326E6">
              <w:rPr>
                <w:rStyle w:val="Hyperlink"/>
                <w:rFonts w:cs="Times New Roman"/>
                <w:b/>
                <w:bCs/>
                <w:noProof/>
                <w:color w:val="000000" w:themeColor="text1"/>
              </w:rPr>
              <w:delText>6. Evaluation Dataset</w:delText>
            </w:r>
            <w:r w:rsidRPr="00870BA1" w:rsidDel="00C326E6">
              <w:rPr>
                <w:rFonts w:cs="Times New Roman"/>
                <w:noProof/>
                <w:webHidden/>
              </w:rPr>
              <w:tab/>
              <w:delText>11</w:delText>
            </w:r>
          </w:del>
        </w:p>
        <w:p w14:paraId="3C5D788E" w14:textId="103FD721" w:rsidR="00C326E6" w:rsidRPr="00870BA1" w:rsidDel="00C326E6" w:rsidRDefault="00C326E6">
          <w:pPr>
            <w:pStyle w:val="TOC2"/>
            <w:tabs>
              <w:tab w:val="right" w:leader="dot" w:pos="9736"/>
            </w:tabs>
            <w:rPr>
              <w:del w:id="559" w:author="Anzalna Saeed" w:date="2026-09-21T23:04:00Z" w16du:dateUtc="2026-09-21T18:04:00Z"/>
              <w:rFonts w:eastAsiaTheme="minorEastAsia" w:cs="Times New Roman"/>
              <w:noProof/>
              <w:kern w:val="2"/>
              <w:szCs w:val="24"/>
              <w14:ligatures w14:val="standardContextual"/>
              <w:rPrChange w:id="560" w:author="Anzalna Saeed" w:date="2026-09-21T23:18:00Z" w16du:dateUtc="2026-09-21T18:18:00Z">
                <w:rPr>
                  <w:del w:id="561" w:author="Anzalna Saeed" w:date="2026-09-21T23:04:00Z" w16du:dateUtc="2026-09-21T18:04:00Z"/>
                  <w:rFonts w:asciiTheme="minorHAnsi" w:eastAsiaTheme="minorEastAsia" w:hAnsiTheme="minorHAnsi" w:cstheme="minorBidi"/>
                  <w:noProof/>
                  <w:kern w:val="2"/>
                  <w:szCs w:val="24"/>
                  <w14:ligatures w14:val="standardContextual"/>
                </w:rPr>
              </w:rPrChange>
            </w:rPr>
          </w:pPr>
          <w:del w:id="562" w:author="Anzalna Saeed" w:date="2026-09-21T23:04:00Z" w16du:dateUtc="2026-09-21T18:04:00Z">
            <w:r w:rsidRPr="00530E52" w:rsidDel="00C326E6">
              <w:rPr>
                <w:rStyle w:val="Hyperlink"/>
                <w:rFonts w:cs="Times New Roman"/>
                <w:b/>
                <w:bCs/>
                <w:noProof/>
                <w:color w:val="000000" w:themeColor="text1"/>
              </w:rPr>
              <w:delText>6.1 Composition</w:delText>
            </w:r>
            <w:r w:rsidRPr="00870BA1" w:rsidDel="00C326E6">
              <w:rPr>
                <w:rFonts w:cs="Times New Roman"/>
                <w:noProof/>
                <w:webHidden/>
              </w:rPr>
              <w:tab/>
              <w:delText>11</w:delText>
            </w:r>
          </w:del>
        </w:p>
        <w:p w14:paraId="68E6A318" w14:textId="5866D13A" w:rsidR="00C326E6" w:rsidRPr="00870BA1" w:rsidDel="00C326E6" w:rsidRDefault="00C326E6">
          <w:pPr>
            <w:pStyle w:val="TOC2"/>
            <w:tabs>
              <w:tab w:val="right" w:leader="dot" w:pos="9736"/>
            </w:tabs>
            <w:rPr>
              <w:del w:id="563" w:author="Anzalna Saeed" w:date="2026-09-21T23:04:00Z" w16du:dateUtc="2026-09-21T18:04:00Z"/>
              <w:rFonts w:eastAsiaTheme="minorEastAsia" w:cs="Times New Roman"/>
              <w:noProof/>
              <w:kern w:val="2"/>
              <w:szCs w:val="24"/>
              <w14:ligatures w14:val="standardContextual"/>
              <w:rPrChange w:id="564" w:author="Anzalna Saeed" w:date="2026-09-21T23:18:00Z" w16du:dateUtc="2026-09-21T18:18:00Z">
                <w:rPr>
                  <w:del w:id="565" w:author="Anzalna Saeed" w:date="2026-09-21T23:04:00Z" w16du:dateUtc="2026-09-21T18:04:00Z"/>
                  <w:rFonts w:asciiTheme="minorHAnsi" w:eastAsiaTheme="minorEastAsia" w:hAnsiTheme="minorHAnsi" w:cstheme="minorBidi"/>
                  <w:noProof/>
                  <w:kern w:val="2"/>
                  <w:szCs w:val="24"/>
                  <w14:ligatures w14:val="standardContextual"/>
                </w:rPr>
              </w:rPrChange>
            </w:rPr>
          </w:pPr>
          <w:del w:id="566" w:author="Anzalna Saeed" w:date="2026-09-21T23:04:00Z" w16du:dateUtc="2026-09-21T18:04:00Z">
            <w:r w:rsidRPr="00530E52" w:rsidDel="00C326E6">
              <w:rPr>
                <w:rStyle w:val="Hyperlink"/>
                <w:rFonts w:cs="Times New Roman"/>
                <w:b/>
                <w:bCs/>
                <w:noProof/>
                <w:color w:val="000000" w:themeColor="text1"/>
              </w:rPr>
              <w:delText>6.2 Construction Method</w:delText>
            </w:r>
            <w:r w:rsidRPr="00870BA1" w:rsidDel="00C326E6">
              <w:rPr>
                <w:rFonts w:cs="Times New Roman"/>
                <w:noProof/>
                <w:webHidden/>
              </w:rPr>
              <w:tab/>
              <w:delText>11</w:delText>
            </w:r>
          </w:del>
        </w:p>
        <w:p w14:paraId="730BC2CE" w14:textId="23E96E79" w:rsidR="00C326E6" w:rsidRPr="00870BA1" w:rsidDel="00C326E6" w:rsidRDefault="00C326E6">
          <w:pPr>
            <w:pStyle w:val="TOC2"/>
            <w:tabs>
              <w:tab w:val="right" w:leader="dot" w:pos="9736"/>
            </w:tabs>
            <w:rPr>
              <w:del w:id="567" w:author="Anzalna Saeed" w:date="2026-09-21T23:04:00Z" w16du:dateUtc="2026-09-21T18:04:00Z"/>
              <w:rFonts w:eastAsiaTheme="minorEastAsia" w:cs="Times New Roman"/>
              <w:noProof/>
              <w:kern w:val="2"/>
              <w:szCs w:val="24"/>
              <w14:ligatures w14:val="standardContextual"/>
              <w:rPrChange w:id="568" w:author="Anzalna Saeed" w:date="2026-09-21T23:18:00Z" w16du:dateUtc="2026-09-21T18:18:00Z">
                <w:rPr>
                  <w:del w:id="569" w:author="Anzalna Saeed" w:date="2026-09-21T23:04:00Z" w16du:dateUtc="2026-09-21T18:04:00Z"/>
                  <w:rFonts w:asciiTheme="minorHAnsi" w:eastAsiaTheme="minorEastAsia" w:hAnsiTheme="minorHAnsi" w:cstheme="minorBidi"/>
                  <w:noProof/>
                  <w:kern w:val="2"/>
                  <w:szCs w:val="24"/>
                  <w14:ligatures w14:val="standardContextual"/>
                </w:rPr>
              </w:rPrChange>
            </w:rPr>
          </w:pPr>
          <w:del w:id="570" w:author="Anzalna Saeed" w:date="2026-09-21T23:04:00Z" w16du:dateUtc="2026-09-21T18:04:00Z">
            <w:r w:rsidRPr="00530E52" w:rsidDel="00C326E6">
              <w:rPr>
                <w:rStyle w:val="Hyperlink"/>
                <w:rFonts w:cs="Times New Roman"/>
                <w:b/>
                <w:bCs/>
                <w:noProof/>
                <w:color w:val="000000" w:themeColor="text1"/>
              </w:rPr>
              <w:delText>6.3 Dataset Schema</w:delText>
            </w:r>
            <w:r w:rsidRPr="00870BA1" w:rsidDel="00C326E6">
              <w:rPr>
                <w:rFonts w:cs="Times New Roman"/>
                <w:noProof/>
                <w:webHidden/>
              </w:rPr>
              <w:tab/>
              <w:delText>11</w:delText>
            </w:r>
          </w:del>
        </w:p>
        <w:p w14:paraId="253D590A" w14:textId="3ED04108" w:rsidR="00C326E6" w:rsidRPr="00870BA1" w:rsidDel="00C326E6" w:rsidRDefault="00C326E6">
          <w:pPr>
            <w:pStyle w:val="TOC2"/>
            <w:tabs>
              <w:tab w:val="right" w:leader="dot" w:pos="9736"/>
            </w:tabs>
            <w:rPr>
              <w:del w:id="571" w:author="Anzalna Saeed" w:date="2026-09-21T23:04:00Z" w16du:dateUtc="2026-09-21T18:04:00Z"/>
              <w:rFonts w:eastAsiaTheme="minorEastAsia" w:cs="Times New Roman"/>
              <w:noProof/>
              <w:kern w:val="2"/>
              <w:szCs w:val="24"/>
              <w14:ligatures w14:val="standardContextual"/>
              <w:rPrChange w:id="572" w:author="Anzalna Saeed" w:date="2026-09-21T23:18:00Z" w16du:dateUtc="2026-09-21T18:18:00Z">
                <w:rPr>
                  <w:del w:id="573" w:author="Anzalna Saeed" w:date="2026-09-21T23:04:00Z" w16du:dateUtc="2026-09-21T18:04:00Z"/>
                  <w:rFonts w:asciiTheme="minorHAnsi" w:eastAsiaTheme="minorEastAsia" w:hAnsiTheme="minorHAnsi" w:cstheme="minorBidi"/>
                  <w:noProof/>
                  <w:kern w:val="2"/>
                  <w:szCs w:val="24"/>
                  <w14:ligatures w14:val="standardContextual"/>
                </w:rPr>
              </w:rPrChange>
            </w:rPr>
          </w:pPr>
          <w:del w:id="574" w:author="Anzalna Saeed" w:date="2026-09-21T23:04:00Z" w16du:dateUtc="2026-09-21T18:04:00Z">
            <w:r w:rsidRPr="00530E52" w:rsidDel="00C326E6">
              <w:rPr>
                <w:rStyle w:val="Hyperlink"/>
                <w:rFonts w:cs="Times New Roman"/>
                <w:b/>
                <w:bCs/>
                <w:noProof/>
                <w:color w:val="000000" w:themeColor="text1"/>
              </w:rPr>
              <w:delText>6.4 Target Size</w:delText>
            </w:r>
            <w:r w:rsidRPr="00870BA1" w:rsidDel="00C326E6">
              <w:rPr>
                <w:rFonts w:cs="Times New Roman"/>
                <w:noProof/>
                <w:webHidden/>
              </w:rPr>
              <w:tab/>
              <w:delText>11</w:delText>
            </w:r>
          </w:del>
        </w:p>
        <w:p w14:paraId="3D8DA661" w14:textId="3AF8BF93" w:rsidR="00C326E6" w:rsidRPr="00870BA1" w:rsidDel="00C326E6" w:rsidRDefault="00C326E6">
          <w:pPr>
            <w:pStyle w:val="TOC1"/>
            <w:tabs>
              <w:tab w:val="right" w:leader="dot" w:pos="9736"/>
            </w:tabs>
            <w:rPr>
              <w:del w:id="575" w:author="Anzalna Saeed" w:date="2026-09-21T23:04:00Z" w16du:dateUtc="2026-09-21T18:04:00Z"/>
              <w:rFonts w:eastAsiaTheme="minorEastAsia" w:cs="Times New Roman"/>
              <w:noProof/>
              <w:kern w:val="2"/>
              <w:szCs w:val="24"/>
              <w14:ligatures w14:val="standardContextual"/>
              <w:rPrChange w:id="576" w:author="Anzalna Saeed" w:date="2026-09-21T23:18:00Z" w16du:dateUtc="2026-09-21T18:18:00Z">
                <w:rPr>
                  <w:del w:id="577" w:author="Anzalna Saeed" w:date="2026-09-21T23:04:00Z" w16du:dateUtc="2026-09-21T18:04:00Z"/>
                  <w:rFonts w:asciiTheme="minorHAnsi" w:eastAsiaTheme="minorEastAsia" w:hAnsiTheme="minorHAnsi" w:cstheme="minorBidi"/>
                  <w:noProof/>
                  <w:kern w:val="2"/>
                  <w:szCs w:val="24"/>
                  <w14:ligatures w14:val="standardContextual"/>
                </w:rPr>
              </w:rPrChange>
            </w:rPr>
          </w:pPr>
          <w:del w:id="578" w:author="Anzalna Saeed" w:date="2026-09-21T23:04:00Z" w16du:dateUtc="2026-09-21T18:04:00Z">
            <w:r w:rsidRPr="00530E52" w:rsidDel="00C326E6">
              <w:rPr>
                <w:rStyle w:val="Hyperlink"/>
                <w:rFonts w:cs="Times New Roman"/>
                <w:b/>
                <w:bCs/>
                <w:noProof/>
                <w:color w:val="000000" w:themeColor="text1"/>
              </w:rPr>
              <w:delText>7. Human vs. Baseline (Google/GPT) Translation Comparison</w:delText>
            </w:r>
            <w:r w:rsidRPr="00870BA1" w:rsidDel="00C326E6">
              <w:rPr>
                <w:rFonts w:cs="Times New Roman"/>
                <w:noProof/>
                <w:webHidden/>
              </w:rPr>
              <w:tab/>
              <w:delText>12</w:delText>
            </w:r>
          </w:del>
        </w:p>
        <w:p w14:paraId="7E34B798" w14:textId="7F8D3702" w:rsidR="00C326E6" w:rsidRPr="00870BA1" w:rsidDel="00C326E6" w:rsidRDefault="00C326E6">
          <w:pPr>
            <w:pStyle w:val="TOC2"/>
            <w:tabs>
              <w:tab w:val="right" w:leader="dot" w:pos="9736"/>
            </w:tabs>
            <w:rPr>
              <w:del w:id="579" w:author="Anzalna Saeed" w:date="2026-09-21T23:04:00Z" w16du:dateUtc="2026-09-21T18:04:00Z"/>
              <w:rFonts w:eastAsiaTheme="minorEastAsia" w:cs="Times New Roman"/>
              <w:noProof/>
              <w:kern w:val="2"/>
              <w:szCs w:val="24"/>
              <w14:ligatures w14:val="standardContextual"/>
              <w:rPrChange w:id="580" w:author="Anzalna Saeed" w:date="2026-09-21T23:18:00Z" w16du:dateUtc="2026-09-21T18:18:00Z">
                <w:rPr>
                  <w:del w:id="581" w:author="Anzalna Saeed" w:date="2026-09-21T23:04:00Z" w16du:dateUtc="2026-09-21T18:04:00Z"/>
                  <w:rFonts w:asciiTheme="minorHAnsi" w:eastAsiaTheme="minorEastAsia" w:hAnsiTheme="minorHAnsi" w:cstheme="minorBidi"/>
                  <w:noProof/>
                  <w:kern w:val="2"/>
                  <w:szCs w:val="24"/>
                  <w14:ligatures w14:val="standardContextual"/>
                </w:rPr>
              </w:rPrChange>
            </w:rPr>
          </w:pPr>
          <w:del w:id="582" w:author="Anzalna Saeed" w:date="2026-09-21T23:04:00Z" w16du:dateUtc="2026-09-21T18:04:00Z">
            <w:r w:rsidRPr="00530E52" w:rsidDel="00C326E6">
              <w:rPr>
                <w:rStyle w:val="Hyperlink"/>
                <w:rFonts w:cs="Times New Roman"/>
                <w:b/>
                <w:bCs/>
                <w:noProof/>
                <w:color w:val="000000" w:themeColor="text1"/>
              </w:rPr>
              <w:delText>7.1 Methodology</w:delText>
            </w:r>
            <w:r w:rsidRPr="00870BA1" w:rsidDel="00C326E6">
              <w:rPr>
                <w:rFonts w:cs="Times New Roman"/>
                <w:noProof/>
                <w:webHidden/>
              </w:rPr>
              <w:tab/>
              <w:delText>12</w:delText>
            </w:r>
          </w:del>
        </w:p>
        <w:p w14:paraId="477432B0" w14:textId="203A01C0" w:rsidR="00C326E6" w:rsidRPr="00870BA1" w:rsidDel="00C326E6" w:rsidRDefault="00C326E6">
          <w:pPr>
            <w:pStyle w:val="TOC2"/>
            <w:tabs>
              <w:tab w:val="right" w:leader="dot" w:pos="9736"/>
            </w:tabs>
            <w:rPr>
              <w:del w:id="583" w:author="Anzalna Saeed" w:date="2026-09-21T23:04:00Z" w16du:dateUtc="2026-09-21T18:04:00Z"/>
              <w:rFonts w:eastAsiaTheme="minorEastAsia" w:cs="Times New Roman"/>
              <w:noProof/>
              <w:kern w:val="2"/>
              <w:szCs w:val="24"/>
              <w14:ligatures w14:val="standardContextual"/>
              <w:rPrChange w:id="584" w:author="Anzalna Saeed" w:date="2026-09-21T23:18:00Z" w16du:dateUtc="2026-09-21T18:18:00Z">
                <w:rPr>
                  <w:del w:id="585" w:author="Anzalna Saeed" w:date="2026-09-21T23:04:00Z" w16du:dateUtc="2026-09-21T18:04:00Z"/>
                  <w:rFonts w:asciiTheme="minorHAnsi" w:eastAsiaTheme="minorEastAsia" w:hAnsiTheme="minorHAnsi" w:cstheme="minorBidi"/>
                  <w:noProof/>
                  <w:kern w:val="2"/>
                  <w:szCs w:val="24"/>
                  <w14:ligatures w14:val="standardContextual"/>
                </w:rPr>
              </w:rPrChange>
            </w:rPr>
          </w:pPr>
          <w:del w:id="586" w:author="Anzalna Saeed" w:date="2026-09-21T23:04:00Z" w16du:dateUtc="2026-09-21T18:04:00Z">
            <w:r w:rsidRPr="00530E52" w:rsidDel="00C326E6">
              <w:rPr>
                <w:rStyle w:val="Hyperlink"/>
                <w:rFonts w:cs="Times New Roman"/>
                <w:b/>
                <w:bCs/>
                <w:noProof/>
                <w:color w:val="000000" w:themeColor="text1"/>
              </w:rPr>
              <w:delText>7.2 Illustrative Metrics Summary</w:delText>
            </w:r>
            <w:r w:rsidRPr="00870BA1" w:rsidDel="00C326E6">
              <w:rPr>
                <w:rFonts w:cs="Times New Roman"/>
                <w:noProof/>
                <w:webHidden/>
              </w:rPr>
              <w:tab/>
              <w:delText>12</w:delText>
            </w:r>
          </w:del>
        </w:p>
        <w:p w14:paraId="4FC95624" w14:textId="088EAF5D" w:rsidR="00C326E6" w:rsidRPr="00870BA1" w:rsidDel="00C326E6" w:rsidRDefault="00C326E6">
          <w:pPr>
            <w:pStyle w:val="TOC2"/>
            <w:tabs>
              <w:tab w:val="right" w:leader="dot" w:pos="9736"/>
            </w:tabs>
            <w:rPr>
              <w:del w:id="587" w:author="Anzalna Saeed" w:date="2026-09-21T23:04:00Z" w16du:dateUtc="2026-09-21T18:04:00Z"/>
              <w:rFonts w:eastAsiaTheme="minorEastAsia" w:cs="Times New Roman"/>
              <w:noProof/>
              <w:kern w:val="2"/>
              <w:szCs w:val="24"/>
              <w14:ligatures w14:val="standardContextual"/>
              <w:rPrChange w:id="588" w:author="Anzalna Saeed" w:date="2026-09-21T23:18:00Z" w16du:dateUtc="2026-09-21T18:18:00Z">
                <w:rPr>
                  <w:del w:id="589" w:author="Anzalna Saeed" w:date="2026-09-21T23:04:00Z" w16du:dateUtc="2026-09-21T18:04:00Z"/>
                  <w:rFonts w:asciiTheme="minorHAnsi" w:eastAsiaTheme="minorEastAsia" w:hAnsiTheme="minorHAnsi" w:cstheme="minorBidi"/>
                  <w:noProof/>
                  <w:kern w:val="2"/>
                  <w:szCs w:val="24"/>
                  <w14:ligatures w14:val="standardContextual"/>
                </w:rPr>
              </w:rPrChange>
            </w:rPr>
          </w:pPr>
          <w:del w:id="590" w:author="Anzalna Saeed" w:date="2026-09-21T23:04:00Z" w16du:dateUtc="2026-09-21T18:04:00Z">
            <w:r w:rsidRPr="00530E52" w:rsidDel="00C326E6">
              <w:rPr>
                <w:rStyle w:val="Hyperlink"/>
                <w:rFonts w:cs="Times New Roman"/>
                <w:b/>
                <w:bCs/>
                <w:noProof/>
                <w:color w:val="000000" w:themeColor="text1"/>
              </w:rPr>
              <w:delText>7.3 Sentence-Level Comparison Examples</w:delText>
            </w:r>
            <w:r w:rsidRPr="00870BA1" w:rsidDel="00C326E6">
              <w:rPr>
                <w:rFonts w:cs="Times New Roman"/>
                <w:noProof/>
                <w:webHidden/>
              </w:rPr>
              <w:tab/>
              <w:delText>12</w:delText>
            </w:r>
          </w:del>
        </w:p>
        <w:p w14:paraId="79FA7280" w14:textId="5C43BCBA" w:rsidR="00C326E6" w:rsidRPr="00870BA1" w:rsidDel="00C326E6" w:rsidRDefault="00C326E6">
          <w:pPr>
            <w:pStyle w:val="TOC1"/>
            <w:tabs>
              <w:tab w:val="right" w:leader="dot" w:pos="9736"/>
            </w:tabs>
            <w:rPr>
              <w:del w:id="591" w:author="Anzalna Saeed" w:date="2026-09-21T23:04:00Z" w16du:dateUtc="2026-09-21T18:04:00Z"/>
              <w:rFonts w:eastAsiaTheme="minorEastAsia" w:cs="Times New Roman"/>
              <w:noProof/>
              <w:kern w:val="2"/>
              <w:szCs w:val="24"/>
              <w14:ligatures w14:val="standardContextual"/>
              <w:rPrChange w:id="592" w:author="Anzalna Saeed" w:date="2026-09-21T23:18:00Z" w16du:dateUtc="2026-09-21T18:18:00Z">
                <w:rPr>
                  <w:del w:id="593" w:author="Anzalna Saeed" w:date="2026-09-21T23:04:00Z" w16du:dateUtc="2026-09-21T18:04:00Z"/>
                  <w:rFonts w:asciiTheme="minorHAnsi" w:eastAsiaTheme="minorEastAsia" w:hAnsiTheme="minorHAnsi" w:cstheme="minorBidi"/>
                  <w:noProof/>
                  <w:kern w:val="2"/>
                  <w:szCs w:val="24"/>
                  <w14:ligatures w14:val="standardContextual"/>
                </w:rPr>
              </w:rPrChange>
            </w:rPr>
          </w:pPr>
          <w:del w:id="594" w:author="Anzalna Saeed" w:date="2026-09-21T23:04:00Z" w16du:dateUtc="2026-09-21T18:04:00Z">
            <w:r w:rsidRPr="00530E52" w:rsidDel="00C326E6">
              <w:rPr>
                <w:rStyle w:val="Hyperlink"/>
                <w:rFonts w:cs="Times New Roman"/>
                <w:b/>
                <w:bCs/>
                <w:noProof/>
                <w:color w:val="000000" w:themeColor="text1"/>
              </w:rPr>
              <w:delText>8. Baseline Translation Failure Cases</w:delText>
            </w:r>
            <w:r w:rsidRPr="00870BA1" w:rsidDel="00C326E6">
              <w:rPr>
                <w:rFonts w:cs="Times New Roman"/>
                <w:noProof/>
                <w:webHidden/>
              </w:rPr>
              <w:tab/>
              <w:delText>13</w:delText>
            </w:r>
          </w:del>
        </w:p>
        <w:p w14:paraId="18078706" w14:textId="3E661192" w:rsidR="00C326E6" w:rsidRPr="00870BA1" w:rsidDel="00C326E6" w:rsidRDefault="00C326E6">
          <w:pPr>
            <w:pStyle w:val="TOC1"/>
            <w:tabs>
              <w:tab w:val="right" w:leader="dot" w:pos="9736"/>
            </w:tabs>
            <w:rPr>
              <w:del w:id="595" w:author="Anzalna Saeed" w:date="2026-09-21T23:04:00Z" w16du:dateUtc="2026-09-21T18:04:00Z"/>
              <w:rFonts w:eastAsiaTheme="minorEastAsia" w:cs="Times New Roman"/>
              <w:noProof/>
              <w:kern w:val="2"/>
              <w:szCs w:val="24"/>
              <w14:ligatures w14:val="standardContextual"/>
              <w:rPrChange w:id="596" w:author="Anzalna Saeed" w:date="2026-09-21T23:18:00Z" w16du:dateUtc="2026-09-21T18:18:00Z">
                <w:rPr>
                  <w:del w:id="597" w:author="Anzalna Saeed" w:date="2026-09-21T23:04:00Z" w16du:dateUtc="2026-09-21T18:04:00Z"/>
                  <w:rFonts w:asciiTheme="minorHAnsi" w:eastAsiaTheme="minorEastAsia" w:hAnsiTheme="minorHAnsi" w:cstheme="minorBidi"/>
                  <w:noProof/>
                  <w:kern w:val="2"/>
                  <w:szCs w:val="24"/>
                  <w14:ligatures w14:val="standardContextual"/>
                </w:rPr>
              </w:rPrChange>
            </w:rPr>
          </w:pPr>
          <w:del w:id="598" w:author="Anzalna Saeed" w:date="2026-09-21T23:04:00Z" w16du:dateUtc="2026-09-21T18:04:00Z">
            <w:r w:rsidRPr="00530E52" w:rsidDel="00C326E6">
              <w:rPr>
                <w:rStyle w:val="Hyperlink"/>
                <w:rFonts w:cs="Times New Roman"/>
                <w:b/>
                <w:bCs/>
                <w:noProof/>
                <w:color w:val="000000" w:themeColor="text1"/>
              </w:rPr>
              <w:delText>9. Why Not Just Use Google Translate?</w:delText>
            </w:r>
            <w:r w:rsidRPr="00870BA1" w:rsidDel="00C326E6">
              <w:rPr>
                <w:rFonts w:cs="Times New Roman"/>
                <w:noProof/>
                <w:webHidden/>
              </w:rPr>
              <w:tab/>
              <w:delText>13</w:delText>
            </w:r>
          </w:del>
        </w:p>
        <w:p w14:paraId="73D3A1A8" w14:textId="3A70029E" w:rsidR="00C326E6" w:rsidRPr="00870BA1" w:rsidDel="00C326E6" w:rsidRDefault="00C326E6">
          <w:pPr>
            <w:pStyle w:val="TOC1"/>
            <w:tabs>
              <w:tab w:val="right" w:leader="dot" w:pos="9736"/>
            </w:tabs>
            <w:rPr>
              <w:del w:id="599" w:author="Anzalna Saeed" w:date="2026-09-21T23:04:00Z" w16du:dateUtc="2026-09-21T18:04:00Z"/>
              <w:rFonts w:eastAsiaTheme="minorEastAsia" w:cs="Times New Roman"/>
              <w:noProof/>
              <w:kern w:val="2"/>
              <w:szCs w:val="24"/>
              <w14:ligatures w14:val="standardContextual"/>
              <w:rPrChange w:id="600" w:author="Anzalna Saeed" w:date="2026-09-21T23:18:00Z" w16du:dateUtc="2026-09-21T18:18:00Z">
                <w:rPr>
                  <w:del w:id="601" w:author="Anzalna Saeed" w:date="2026-09-21T23:04:00Z" w16du:dateUtc="2026-09-21T18:04:00Z"/>
                  <w:rFonts w:asciiTheme="minorHAnsi" w:eastAsiaTheme="minorEastAsia" w:hAnsiTheme="minorHAnsi" w:cstheme="minorBidi"/>
                  <w:noProof/>
                  <w:kern w:val="2"/>
                  <w:szCs w:val="24"/>
                  <w14:ligatures w14:val="standardContextual"/>
                </w:rPr>
              </w:rPrChange>
            </w:rPr>
          </w:pPr>
          <w:del w:id="602" w:author="Anzalna Saeed" w:date="2026-09-21T23:04:00Z" w16du:dateUtc="2026-09-21T18:04:00Z">
            <w:r w:rsidRPr="00530E52" w:rsidDel="00C326E6">
              <w:rPr>
                <w:rStyle w:val="Hyperlink"/>
                <w:rFonts w:cs="Times New Roman"/>
                <w:b/>
                <w:bCs/>
                <w:noProof/>
                <w:color w:val="000000" w:themeColor="text1"/>
              </w:rPr>
              <w:delText>10. Change-Tracking Mechanism</w:delText>
            </w:r>
            <w:r w:rsidRPr="00870BA1" w:rsidDel="00C326E6">
              <w:rPr>
                <w:rFonts w:cs="Times New Roman"/>
                <w:noProof/>
                <w:webHidden/>
              </w:rPr>
              <w:tab/>
              <w:delText>15</w:delText>
            </w:r>
          </w:del>
        </w:p>
        <w:p w14:paraId="18ED97E1" w14:textId="4DECBCD7" w:rsidR="00C326E6" w:rsidRPr="00870BA1" w:rsidDel="00C326E6" w:rsidRDefault="00C326E6">
          <w:pPr>
            <w:pStyle w:val="TOC2"/>
            <w:tabs>
              <w:tab w:val="right" w:leader="dot" w:pos="9736"/>
            </w:tabs>
            <w:rPr>
              <w:del w:id="603" w:author="Anzalna Saeed" w:date="2026-09-21T23:04:00Z" w16du:dateUtc="2026-09-21T18:04:00Z"/>
              <w:rFonts w:eastAsiaTheme="minorEastAsia" w:cs="Times New Roman"/>
              <w:noProof/>
              <w:kern w:val="2"/>
              <w:szCs w:val="24"/>
              <w14:ligatures w14:val="standardContextual"/>
              <w:rPrChange w:id="604" w:author="Anzalna Saeed" w:date="2026-09-21T23:18:00Z" w16du:dateUtc="2026-09-21T18:18:00Z">
                <w:rPr>
                  <w:del w:id="605" w:author="Anzalna Saeed" w:date="2026-09-21T23:04:00Z" w16du:dateUtc="2026-09-21T18:04:00Z"/>
                  <w:rFonts w:asciiTheme="minorHAnsi" w:eastAsiaTheme="minorEastAsia" w:hAnsiTheme="minorHAnsi" w:cstheme="minorBidi"/>
                  <w:noProof/>
                  <w:kern w:val="2"/>
                  <w:szCs w:val="24"/>
                  <w14:ligatures w14:val="standardContextual"/>
                </w:rPr>
              </w:rPrChange>
            </w:rPr>
          </w:pPr>
          <w:del w:id="606" w:author="Anzalna Saeed" w:date="2026-09-21T23:04:00Z" w16du:dateUtc="2026-09-21T18:04:00Z">
            <w:r w:rsidRPr="00530E52" w:rsidDel="00C326E6">
              <w:rPr>
                <w:rStyle w:val="Hyperlink"/>
                <w:rFonts w:cs="Times New Roman"/>
                <w:b/>
                <w:bCs/>
                <w:noProof/>
                <w:color w:val="000000" w:themeColor="text1"/>
              </w:rPr>
              <w:delText>10.1 What Is Tracked</w:delText>
            </w:r>
            <w:r w:rsidRPr="00870BA1" w:rsidDel="00C326E6">
              <w:rPr>
                <w:rFonts w:cs="Times New Roman"/>
                <w:noProof/>
                <w:webHidden/>
              </w:rPr>
              <w:tab/>
              <w:delText>15</w:delText>
            </w:r>
          </w:del>
        </w:p>
        <w:p w14:paraId="6DE8514D" w14:textId="2D8FB454" w:rsidR="00C326E6" w:rsidRPr="00870BA1" w:rsidDel="00C326E6" w:rsidRDefault="00C326E6">
          <w:pPr>
            <w:pStyle w:val="TOC2"/>
            <w:tabs>
              <w:tab w:val="right" w:leader="dot" w:pos="9736"/>
            </w:tabs>
            <w:rPr>
              <w:del w:id="607" w:author="Anzalna Saeed" w:date="2026-09-21T23:04:00Z" w16du:dateUtc="2026-09-21T18:04:00Z"/>
              <w:rFonts w:eastAsiaTheme="minorEastAsia" w:cs="Times New Roman"/>
              <w:noProof/>
              <w:kern w:val="2"/>
              <w:szCs w:val="24"/>
              <w14:ligatures w14:val="standardContextual"/>
              <w:rPrChange w:id="608" w:author="Anzalna Saeed" w:date="2026-09-21T23:18:00Z" w16du:dateUtc="2026-09-21T18:18:00Z">
                <w:rPr>
                  <w:del w:id="609" w:author="Anzalna Saeed" w:date="2026-09-21T23:04:00Z" w16du:dateUtc="2026-09-21T18:04:00Z"/>
                  <w:rFonts w:asciiTheme="minorHAnsi" w:eastAsiaTheme="minorEastAsia" w:hAnsiTheme="minorHAnsi" w:cstheme="minorBidi"/>
                  <w:noProof/>
                  <w:kern w:val="2"/>
                  <w:szCs w:val="24"/>
                  <w14:ligatures w14:val="standardContextual"/>
                </w:rPr>
              </w:rPrChange>
            </w:rPr>
          </w:pPr>
          <w:del w:id="610" w:author="Anzalna Saeed" w:date="2026-09-21T23:04:00Z" w16du:dateUtc="2026-09-21T18:04:00Z">
            <w:r w:rsidRPr="00530E52" w:rsidDel="00C326E6">
              <w:rPr>
                <w:rStyle w:val="Hyperlink"/>
                <w:rFonts w:cs="Times New Roman"/>
                <w:b/>
                <w:bCs/>
                <w:noProof/>
                <w:color w:val="000000" w:themeColor="text1"/>
              </w:rPr>
              <w:delText>10.2 Why This Matters</w:delText>
            </w:r>
            <w:r w:rsidRPr="00870BA1" w:rsidDel="00C326E6">
              <w:rPr>
                <w:rFonts w:cs="Times New Roman"/>
                <w:noProof/>
                <w:webHidden/>
              </w:rPr>
              <w:tab/>
              <w:delText>15</w:delText>
            </w:r>
          </w:del>
        </w:p>
        <w:p w14:paraId="0483EA84" w14:textId="76044A8E" w:rsidR="00C326E6" w:rsidRPr="00870BA1" w:rsidDel="00C326E6" w:rsidRDefault="00C326E6">
          <w:pPr>
            <w:pStyle w:val="TOC2"/>
            <w:tabs>
              <w:tab w:val="right" w:leader="dot" w:pos="9736"/>
            </w:tabs>
            <w:rPr>
              <w:del w:id="611" w:author="Anzalna Saeed" w:date="2026-09-21T23:04:00Z" w16du:dateUtc="2026-09-21T18:04:00Z"/>
              <w:rFonts w:eastAsiaTheme="minorEastAsia" w:cs="Times New Roman"/>
              <w:noProof/>
              <w:kern w:val="2"/>
              <w:szCs w:val="24"/>
              <w14:ligatures w14:val="standardContextual"/>
              <w:rPrChange w:id="612" w:author="Anzalna Saeed" w:date="2026-09-21T23:18:00Z" w16du:dateUtc="2026-09-21T18:18:00Z">
                <w:rPr>
                  <w:del w:id="613" w:author="Anzalna Saeed" w:date="2026-09-21T23:04:00Z" w16du:dateUtc="2026-09-21T18:04:00Z"/>
                  <w:rFonts w:asciiTheme="minorHAnsi" w:eastAsiaTheme="minorEastAsia" w:hAnsiTheme="minorHAnsi" w:cstheme="minorBidi"/>
                  <w:noProof/>
                  <w:kern w:val="2"/>
                  <w:szCs w:val="24"/>
                  <w14:ligatures w14:val="standardContextual"/>
                </w:rPr>
              </w:rPrChange>
            </w:rPr>
          </w:pPr>
          <w:del w:id="614" w:author="Anzalna Saeed" w:date="2026-09-21T23:04:00Z" w16du:dateUtc="2026-09-21T18:04:00Z">
            <w:r w:rsidRPr="00530E52" w:rsidDel="00C326E6">
              <w:rPr>
                <w:rStyle w:val="Hyperlink"/>
                <w:rFonts w:cs="Times New Roman"/>
                <w:b/>
                <w:bCs/>
                <w:noProof/>
                <w:color w:val="000000" w:themeColor="text1"/>
              </w:rPr>
              <w:delText>10.3 Relationship to User-Facing Feedback</w:delText>
            </w:r>
            <w:r w:rsidRPr="00870BA1" w:rsidDel="00C326E6">
              <w:rPr>
                <w:rFonts w:cs="Times New Roman"/>
                <w:noProof/>
                <w:webHidden/>
              </w:rPr>
              <w:tab/>
              <w:delText>15</w:delText>
            </w:r>
          </w:del>
        </w:p>
        <w:p w14:paraId="53C88106" w14:textId="56F57B26" w:rsidR="00C326E6" w:rsidRPr="00870BA1" w:rsidDel="00C326E6" w:rsidRDefault="00C326E6">
          <w:pPr>
            <w:pStyle w:val="TOC1"/>
            <w:tabs>
              <w:tab w:val="right" w:leader="dot" w:pos="9736"/>
            </w:tabs>
            <w:rPr>
              <w:del w:id="615" w:author="Anzalna Saeed" w:date="2026-09-21T23:04:00Z" w16du:dateUtc="2026-09-21T18:04:00Z"/>
              <w:rFonts w:eastAsiaTheme="minorEastAsia" w:cs="Times New Roman"/>
              <w:noProof/>
              <w:kern w:val="2"/>
              <w:szCs w:val="24"/>
              <w14:ligatures w14:val="standardContextual"/>
              <w:rPrChange w:id="616" w:author="Anzalna Saeed" w:date="2026-09-21T23:18:00Z" w16du:dateUtc="2026-09-21T18:18:00Z">
                <w:rPr>
                  <w:del w:id="617" w:author="Anzalna Saeed" w:date="2026-09-21T23:04:00Z" w16du:dateUtc="2026-09-21T18:04:00Z"/>
                  <w:rFonts w:asciiTheme="minorHAnsi" w:eastAsiaTheme="minorEastAsia" w:hAnsiTheme="minorHAnsi" w:cstheme="minorBidi"/>
                  <w:noProof/>
                  <w:kern w:val="2"/>
                  <w:szCs w:val="24"/>
                  <w14:ligatures w14:val="standardContextual"/>
                </w:rPr>
              </w:rPrChange>
            </w:rPr>
          </w:pPr>
          <w:del w:id="618" w:author="Anzalna Saeed" w:date="2026-09-21T23:04:00Z" w16du:dateUtc="2026-09-21T18:04:00Z">
            <w:r w:rsidRPr="00530E52" w:rsidDel="00C326E6">
              <w:rPr>
                <w:rStyle w:val="Hyperlink"/>
                <w:rFonts w:cs="Times New Roman"/>
                <w:b/>
                <w:bCs/>
                <w:noProof/>
                <w:color w:val="000000" w:themeColor="text1"/>
              </w:rPr>
              <w:delText>11. Conclusion</w:delText>
            </w:r>
            <w:r w:rsidRPr="00870BA1" w:rsidDel="00C326E6">
              <w:rPr>
                <w:rFonts w:cs="Times New Roman"/>
                <w:noProof/>
                <w:webHidden/>
              </w:rPr>
              <w:tab/>
              <w:delText>15</w:delText>
            </w:r>
          </w:del>
        </w:p>
        <w:p w14:paraId="3D011DD8" w14:textId="73840556" w:rsidR="00B02477" w:rsidRPr="00870BA1" w:rsidDel="00530E52" w:rsidRDefault="00C326E6" w:rsidP="00530E52">
          <w:pPr>
            <w:rPr>
              <w:del w:id="619" w:author="Anzalna Saeed" w:date="2026-09-27T22:27:00Z" w16du:dateUtc="2026-09-27T17:27:00Z"/>
              <w:rFonts w:cs="Times New Roman"/>
            </w:rPr>
            <w:pPrChange w:id="620" w:author="Anzalna Saeed" w:date="2026-09-27T22:27:00Z" w16du:dateUtc="2026-09-27T17:27:00Z">
              <w:pPr/>
            </w:pPrChange>
          </w:pPr>
          <w:ins w:id="621" w:author="Anzalna Saeed" w:date="2026-09-21T22:59:00Z" w16du:dateUtc="2026-09-21T17:59:00Z">
            <w:r w:rsidRPr="00870BA1">
              <w:rPr>
                <w:rFonts w:cs="Times New Roman"/>
                <w:b/>
                <w:bCs/>
                <w:noProof/>
              </w:rPr>
              <w:fldChar w:fldCharType="end"/>
            </w:r>
          </w:ins>
        </w:p>
        <w:customXmlInsRangeStart w:id="622" w:author="Anzalna Saeed" w:date="2026-09-21T22:59:00Z"/>
      </w:sdtContent>
    </w:sdt>
    <w:customXmlInsRangeEnd w:id="622"/>
    <w:p w14:paraId="35261EA3" w14:textId="77777777" w:rsidR="00541602" w:rsidRDefault="00541602" w:rsidP="00530E52">
      <w:pPr>
        <w:rPr>
          <w:ins w:id="623" w:author="Anzalna Saeed" w:date="2026-09-21T23:33:00Z" w16du:dateUtc="2026-09-21T18:33:00Z"/>
        </w:rPr>
        <w:pPrChange w:id="624" w:author="Anzalna Saeed" w:date="2026-09-27T22:27:00Z" w16du:dateUtc="2026-09-27T17:27:00Z">
          <w:pPr>
            <w:pStyle w:val="Heading1"/>
          </w:pPr>
        </w:pPrChange>
      </w:pPr>
      <w:bookmarkStart w:id="625" w:name="_Toc240921947"/>
    </w:p>
    <w:p w14:paraId="016D8C21" w14:textId="185009E6" w:rsidR="00C326E6" w:rsidRPr="00870BA1" w:rsidRDefault="00000000">
      <w:pPr>
        <w:pStyle w:val="Heading1"/>
        <w:pPrChange w:id="626" w:author="Anzalna Saeed" w:date="2026-09-21T23:04:00Z" w16du:dateUtc="2026-09-21T18:04:00Z">
          <w:pPr>
            <w:pStyle w:val="Heading1"/>
            <w:pBdr>
              <w:bottom w:val="single" w:sz="6" w:space="4" w:color="1F4E5F"/>
            </w:pBdr>
            <w:spacing w:before="360" w:after="160"/>
          </w:pPr>
        </w:pPrChange>
      </w:pPr>
      <w:bookmarkStart w:id="627" w:name="_Toc241440696"/>
      <w:r w:rsidRPr="00870BA1">
        <w:rPr>
          <w:rPrChange w:id="628" w:author="Anzalna Saeed" w:date="2026-09-21T23:18:00Z" w16du:dateUtc="2026-09-21T18:18:00Z">
            <w:rPr>
              <w:rFonts w:cs="Times New Roman"/>
              <w:bCs/>
              <w:color w:val="1F4E5F"/>
              <w:sz w:val="30"/>
              <w:szCs w:val="30"/>
            </w:rPr>
          </w:rPrChange>
        </w:rPr>
        <w:t>1. Introduction</w:t>
      </w:r>
      <w:bookmarkEnd w:id="625"/>
      <w:bookmarkEnd w:id="627"/>
    </w:p>
    <w:p w14:paraId="0AB495AB" w14:textId="77777777" w:rsidR="00B02477" w:rsidRPr="00870BA1" w:rsidRDefault="00000000">
      <w:pPr>
        <w:pStyle w:val="Heading2"/>
        <w:pPrChange w:id="629" w:author="Anzalna Saeed" w:date="2026-09-21T23:03:00Z" w16du:dateUtc="2026-09-21T18:03:00Z">
          <w:pPr>
            <w:pStyle w:val="Heading2"/>
            <w:spacing w:before="260"/>
          </w:pPr>
        </w:pPrChange>
      </w:pPr>
      <w:bookmarkStart w:id="630" w:name="_Toc240921948"/>
      <w:bookmarkStart w:id="631" w:name="_Toc241440697"/>
      <w:r w:rsidRPr="00870BA1">
        <w:rPr>
          <w:rPrChange w:id="632" w:author="Anzalna Saeed" w:date="2026-09-21T23:18:00Z" w16du:dateUtc="2026-09-21T18:18:00Z">
            <w:rPr>
              <w:rFonts w:cs="Times New Roman"/>
              <w:bCs/>
              <w:color w:val="1F4E5F"/>
              <w:sz w:val="24"/>
              <w:szCs w:val="24"/>
            </w:rPr>
          </w:rPrChange>
        </w:rPr>
        <w:t>1.1 Purpose</w:t>
      </w:r>
      <w:bookmarkEnd w:id="630"/>
      <w:bookmarkEnd w:id="631"/>
    </w:p>
    <w:p w14:paraId="4CDE88AD" w14:textId="2E8E11E4" w:rsidR="00B02477" w:rsidRPr="00870BA1" w:rsidRDefault="00000000">
      <w:pPr>
        <w:pPrChange w:id="633" w:author="Anzalna Saeed" w:date="2026-09-21T23:06:00Z" w16du:dateUtc="2026-09-21T18:06:00Z">
          <w:pPr>
            <w:spacing w:after="160" w:line="276" w:lineRule="auto"/>
          </w:pPr>
        </w:pPrChange>
      </w:pPr>
      <w:r w:rsidRPr="00870BA1">
        <w:t>This document specifies the design of a bilingual translation system supporting Englis</w:t>
      </w:r>
      <w:ins w:id="634" w:author="Anzalna Saeed" w:date="2026-09-21T23:02:00Z" w16du:dateUtc="2026-09-21T18:02:00Z">
        <w:r w:rsidR="00C326E6" w:rsidRPr="00870BA1">
          <w:t xml:space="preserve">h to </w:t>
        </w:r>
      </w:ins>
      <w:del w:id="635" w:author="Anzalna Saeed" w:date="2026-09-21T23:02:00Z" w16du:dateUtc="2026-09-21T18:02:00Z">
        <w:r w:rsidRPr="00870BA1" w:rsidDel="00C326E6">
          <w:delText>h→</w:delText>
        </w:r>
      </w:del>
      <w:r w:rsidRPr="00870BA1">
        <w:t>Urdu, Urdu</w:t>
      </w:r>
      <w:ins w:id="636" w:author="Anzalna Saeed" w:date="2026-09-21T23:02:00Z" w16du:dateUtc="2026-09-21T18:02:00Z">
        <w:r w:rsidR="00C326E6" w:rsidRPr="00870BA1">
          <w:t xml:space="preserve"> to </w:t>
        </w:r>
      </w:ins>
      <w:del w:id="637" w:author="Anzalna Saeed" w:date="2026-09-21T23:02:00Z" w16du:dateUtc="2026-09-21T18:02:00Z">
        <w:r w:rsidRPr="00870BA1" w:rsidDel="00C326E6">
          <w:delText>→</w:delText>
        </w:r>
      </w:del>
      <w:r w:rsidRPr="00870BA1">
        <w:t>English, and Roman Urd</w:t>
      </w:r>
      <w:ins w:id="638" w:author="Anzalna Saeed" w:date="2026-09-21T23:02:00Z" w16du:dateUtc="2026-09-21T18:02:00Z">
        <w:r w:rsidR="00C326E6" w:rsidRPr="00870BA1">
          <w:t xml:space="preserve">u to </w:t>
        </w:r>
      </w:ins>
      <w:del w:id="639" w:author="Anzalna Saeed" w:date="2026-09-21T23:02:00Z" w16du:dateUtc="2026-09-21T18:02:00Z">
        <w:r w:rsidRPr="00870BA1" w:rsidDel="00C326E6">
          <w:delText>u→</w:delText>
        </w:r>
      </w:del>
      <w:r w:rsidRPr="00870BA1">
        <w:t>English translation. Unlike a plain call to an off-the-shelf translation API, the system is built as a validating wrapper: a base translation model (a third-party LLM or MT API) produces an initial translation, and a dedicated correction layer inspects, corrects</w:t>
      </w:r>
      <w:ins w:id="640" w:author="Anzalna Saeed" w:date="2026-09-22T11:11:00Z" w16du:dateUtc="2026-09-22T06:11:00Z">
        <w:r w:rsidR="00F4042F">
          <w:t xml:space="preserve"> </w:t>
        </w:r>
      </w:ins>
      <w:del w:id="641" w:author="Anzalna Saeed" w:date="2026-09-22T11:11:00Z" w16du:dateUtc="2026-09-22T06:11:00Z">
        <w:r w:rsidRPr="00870BA1" w:rsidDel="00F4042F">
          <w:delText xml:space="preserve">, and re-ranks </w:delText>
        </w:r>
      </w:del>
      <w:r w:rsidRPr="00870BA1">
        <w:t>that output before it reaches the user</w:t>
      </w:r>
      <w:ins w:id="642" w:author="Anzalna Saeed" w:date="2026-09-22T11:11:00Z" w16du:dateUtc="2026-09-22T06:11:00Z">
        <w:r w:rsidR="00F4042F">
          <w:t>,</w:t>
        </w:r>
      </w:ins>
      <w:del w:id="643" w:author="Anzalna Saeed" w:date="2026-09-22T11:11:00Z" w16du:dateUtc="2026-09-22T06:11:00Z">
        <w:r w:rsidRPr="00870BA1" w:rsidDel="00F4042F">
          <w:delText xml:space="preserve"> —</w:delText>
        </w:r>
      </w:del>
      <w:r w:rsidRPr="00870BA1">
        <w:t xml:space="preserve"> specifically targeting the two areas where general-purpose translators are</w:t>
      </w:r>
      <w:del w:id="644" w:author="Anzalna Saeed" w:date="2026-09-22T11:11:00Z" w16du:dateUtc="2026-09-22T06:11:00Z">
        <w:r w:rsidRPr="00870BA1" w:rsidDel="00F4042F">
          <w:delText xml:space="preserve"> known to be</w:delText>
        </w:r>
      </w:del>
      <w:r w:rsidRPr="00870BA1">
        <w:t xml:space="preserve"> weak: technical/domain jargon and intent preservation in informal, code-mixed text.</w:t>
      </w:r>
    </w:p>
    <w:p w14:paraId="102E4099" w14:textId="77777777" w:rsidR="00B02477" w:rsidRPr="00870BA1" w:rsidRDefault="00000000">
      <w:pPr>
        <w:pStyle w:val="Heading2"/>
        <w:pPrChange w:id="645" w:author="Anzalna Saeed" w:date="2026-09-21T23:04:00Z" w16du:dateUtc="2026-09-21T18:04:00Z">
          <w:pPr>
            <w:pStyle w:val="Heading2"/>
            <w:spacing w:before="260"/>
          </w:pPr>
        </w:pPrChange>
      </w:pPr>
      <w:bookmarkStart w:id="646" w:name="_Toc240921949"/>
      <w:bookmarkStart w:id="647" w:name="_Toc241440698"/>
      <w:r w:rsidRPr="00870BA1">
        <w:rPr>
          <w:rPrChange w:id="648" w:author="Anzalna Saeed" w:date="2026-09-21T23:18:00Z" w16du:dateUtc="2026-09-21T18:18:00Z">
            <w:rPr>
              <w:rFonts w:cs="Times New Roman"/>
              <w:bCs/>
              <w:color w:val="1F4E5F"/>
              <w:sz w:val="24"/>
              <w:szCs w:val="24"/>
            </w:rPr>
          </w:rPrChange>
        </w:rPr>
        <w:t>1.2 Problem Statement</w:t>
      </w:r>
      <w:bookmarkEnd w:id="646"/>
      <w:bookmarkEnd w:id="647"/>
    </w:p>
    <w:p w14:paraId="5970E8B3" w14:textId="77777777" w:rsidR="00B02477" w:rsidRPr="00870BA1" w:rsidRDefault="00000000">
      <w:pPr>
        <w:pPrChange w:id="649" w:author="Anzalna Saeed" w:date="2026-09-21T23:06:00Z" w16du:dateUtc="2026-09-21T18:06:00Z">
          <w:pPr>
            <w:spacing w:after="160" w:line="276" w:lineRule="auto"/>
          </w:pPr>
        </w:pPrChange>
      </w:pPr>
      <w:r w:rsidRPr="00870BA1">
        <w:t>General-purpose machine translation services (e.g., Google Translate) are optimized for broad coverage and everyday language. They frequently mistranslate technical terminology, mishandle abbreviations and short forms, struggle with Roman Urdu (Urdu written in Latin script, heavily used in Pakistani chat and technical communication), and offer no mechanism for a user to correct, rate, or influence future translations. There is no persistent history, no feedback loop, and no visibility into translation confidence or alternative renderings. This project addresses those gaps.</w:t>
      </w:r>
    </w:p>
    <w:p w14:paraId="5B9C00EE" w14:textId="77777777" w:rsidR="00B02477" w:rsidRPr="00870BA1" w:rsidRDefault="00000000">
      <w:pPr>
        <w:pStyle w:val="Heading2"/>
        <w:pPrChange w:id="650" w:author="Anzalna Saeed" w:date="2026-09-21T23:04:00Z" w16du:dateUtc="2026-09-21T18:04:00Z">
          <w:pPr>
            <w:pStyle w:val="Heading2"/>
            <w:spacing w:before="260"/>
          </w:pPr>
        </w:pPrChange>
      </w:pPr>
      <w:bookmarkStart w:id="651" w:name="_Toc240921950"/>
      <w:bookmarkStart w:id="652" w:name="_Toc241440699"/>
      <w:r w:rsidRPr="00870BA1">
        <w:rPr>
          <w:rPrChange w:id="653" w:author="Anzalna Saeed" w:date="2026-09-21T23:18:00Z" w16du:dateUtc="2026-09-21T18:18:00Z">
            <w:rPr>
              <w:rFonts w:cs="Times New Roman"/>
              <w:bCs/>
              <w:color w:val="1F4E5F"/>
              <w:sz w:val="24"/>
              <w:szCs w:val="24"/>
            </w:rPr>
          </w:rPrChange>
        </w:rPr>
        <w:t>1.3 Scope</w:t>
      </w:r>
      <w:bookmarkEnd w:id="651"/>
      <w:bookmarkEnd w:id="652"/>
    </w:p>
    <w:p w14:paraId="0ADC8581" w14:textId="606787E3" w:rsidR="00B02477" w:rsidRPr="00870BA1" w:rsidRDefault="00000000">
      <w:pPr>
        <w:pPrChange w:id="654" w:author="Anzalna Saeed" w:date="2026-09-21T23:06:00Z" w16du:dateUtc="2026-09-21T18:06:00Z">
          <w:pPr>
            <w:spacing w:after="160" w:line="276" w:lineRule="auto"/>
          </w:pPr>
        </w:pPrChange>
      </w:pPr>
      <w:r w:rsidRPr="00870BA1">
        <w:t>The system covers three translation directions</w:t>
      </w:r>
      <w:ins w:id="655" w:author="Anzalna Saeed" w:date="2026-09-21T23:06:00Z" w16du:dateUtc="2026-09-21T18:06:00Z">
        <w:r w:rsidR="00C326E6" w:rsidRPr="00870BA1">
          <w:t xml:space="preserve"> English to Urdu, Urdu to English, and Roman Urdu to English</w:t>
        </w:r>
      </w:ins>
      <w:del w:id="656" w:author="Anzalna Saeed" w:date="2026-09-21T23:06:00Z" w16du:dateUtc="2026-09-21T18:06:00Z">
        <w:r w:rsidRPr="00870BA1" w:rsidDel="00C326E6">
          <w:delText>: English→Urdu, Urdu→English, and Roman Urdu→English</w:delText>
        </w:r>
      </w:del>
      <w:r w:rsidRPr="00870BA1">
        <w:t>. It includes a preprocessing stage (typo correction, script/language detection), a translation + validation pipeline, a jargon/glossary subsystem, persistent per-user history, a thumbs up/down feedback mechanism, and an evaluation framework to benchmark system output against both human</w:t>
      </w:r>
      <w:del w:id="657" w:author="Anzalna Saeed" w:date="2026-09-21T23:07:00Z" w16du:dateUtc="2026-09-21T18:07:00Z">
        <w:r w:rsidRPr="00870BA1" w:rsidDel="00C326E6">
          <w:delText xml:space="preserve"> reference</w:delText>
        </w:r>
      </w:del>
      <w:r w:rsidRPr="00870BA1">
        <w:t xml:space="preserve"> translations and raw baseline MT output (Google Translate / raw GPT).</w:t>
      </w:r>
    </w:p>
    <w:p w14:paraId="48FA4D93" w14:textId="77777777" w:rsidR="00B02477" w:rsidRPr="00870BA1" w:rsidRDefault="00000000">
      <w:pPr>
        <w:pStyle w:val="Heading2"/>
        <w:pPrChange w:id="658" w:author="Anzalna Saeed" w:date="2026-09-21T23:07:00Z" w16du:dateUtc="2026-09-21T18:07:00Z">
          <w:pPr>
            <w:pStyle w:val="Heading2"/>
            <w:spacing w:before="260"/>
          </w:pPr>
        </w:pPrChange>
      </w:pPr>
      <w:bookmarkStart w:id="659" w:name="_Toc240921951"/>
      <w:bookmarkStart w:id="660" w:name="_Toc241440700"/>
      <w:r w:rsidRPr="00870BA1">
        <w:rPr>
          <w:rPrChange w:id="661" w:author="Anzalna Saeed" w:date="2026-09-21T23:18:00Z" w16du:dateUtc="2026-09-21T18:18:00Z">
            <w:rPr>
              <w:rFonts w:cs="Times New Roman"/>
              <w:bCs/>
              <w:color w:val="1F4E5F"/>
              <w:sz w:val="24"/>
              <w:szCs w:val="24"/>
            </w:rPr>
          </w:rPrChange>
        </w:rPr>
        <w:t>1.4 Definitions &amp; Abbreviations</w:t>
      </w:r>
      <w:bookmarkEnd w:id="659"/>
      <w:bookmarkEnd w:id="660"/>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Change w:id="662" w:author="Anzalna Saeed" w:date="2026-09-27T22:11:00Z" w16du:dateUtc="2026-09-27T17:11:00Z">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PrChange>
      </w:tblPr>
      <w:tblGrid>
        <w:gridCol w:w="1975"/>
        <w:gridCol w:w="7385"/>
        <w:tblGridChange w:id="663">
          <w:tblGrid>
            <w:gridCol w:w="1975"/>
            <w:gridCol w:w="425"/>
            <w:gridCol w:w="6960"/>
          </w:tblGrid>
        </w:tblGridChange>
      </w:tblGrid>
      <w:tr w:rsidR="00B02477" w:rsidRPr="00870BA1" w14:paraId="09C4C278" w14:textId="77777777" w:rsidTr="00571E7A">
        <w:trPr>
          <w:tblHeader/>
          <w:trPrChange w:id="664" w:author="Anzalna Saeed" w:date="2026-09-27T22:11:00Z" w16du:dateUtc="2026-09-27T17:11:00Z">
            <w:trPr>
              <w:tblHeader/>
            </w:trPr>
          </w:trPrChange>
        </w:trPr>
        <w:tc>
          <w:tcPr>
            <w:tcW w:w="1975" w:type="dxa"/>
            <w:shd w:val="clear" w:color="auto" w:fill="1F4E5F"/>
            <w:tcMar>
              <w:top w:w="80" w:type="dxa"/>
              <w:left w:w="100" w:type="dxa"/>
              <w:bottom w:w="80" w:type="dxa"/>
              <w:right w:w="100" w:type="dxa"/>
            </w:tcMar>
            <w:vAlign w:val="center"/>
            <w:tcPrChange w:id="665" w:author="Anzalna Saeed" w:date="2026-09-27T22:11:00Z" w16du:dateUtc="2026-09-27T17:11:00Z">
              <w:tcPr>
                <w:tcW w:w="2400" w:type="dxa"/>
                <w:gridSpan w:val="2"/>
                <w:shd w:val="clear" w:color="auto" w:fill="1F4E5F"/>
                <w:tcMar>
                  <w:top w:w="80" w:type="dxa"/>
                  <w:left w:w="100" w:type="dxa"/>
                  <w:bottom w:w="80" w:type="dxa"/>
                  <w:right w:w="100" w:type="dxa"/>
                </w:tcMar>
                <w:vAlign w:val="center"/>
              </w:tcPr>
            </w:tcPrChange>
          </w:tcPr>
          <w:p w14:paraId="457EE495" w14:textId="77777777" w:rsidR="00B02477" w:rsidRPr="00870BA1" w:rsidRDefault="00000000" w:rsidP="00C326E6">
            <w:r w:rsidRPr="00870BA1">
              <w:t>Term</w:t>
            </w:r>
          </w:p>
        </w:tc>
        <w:tc>
          <w:tcPr>
            <w:tcW w:w="7385" w:type="dxa"/>
            <w:shd w:val="clear" w:color="auto" w:fill="1F4E5F"/>
            <w:tcMar>
              <w:top w:w="80" w:type="dxa"/>
              <w:left w:w="100" w:type="dxa"/>
              <w:bottom w:w="80" w:type="dxa"/>
              <w:right w:w="100" w:type="dxa"/>
            </w:tcMar>
            <w:vAlign w:val="center"/>
            <w:tcPrChange w:id="666" w:author="Anzalna Saeed" w:date="2026-09-27T22:11:00Z" w16du:dateUtc="2026-09-27T17:11:00Z">
              <w:tcPr>
                <w:tcW w:w="6960" w:type="dxa"/>
                <w:shd w:val="clear" w:color="auto" w:fill="1F4E5F"/>
                <w:tcMar>
                  <w:top w:w="80" w:type="dxa"/>
                  <w:left w:w="100" w:type="dxa"/>
                  <w:bottom w:w="80" w:type="dxa"/>
                  <w:right w:w="100" w:type="dxa"/>
                </w:tcMar>
                <w:vAlign w:val="center"/>
              </w:tcPr>
            </w:tcPrChange>
          </w:tcPr>
          <w:p w14:paraId="3013FC59" w14:textId="77777777" w:rsidR="00B02477" w:rsidRPr="00870BA1" w:rsidRDefault="00000000" w:rsidP="00C326E6">
            <w:r w:rsidRPr="00870BA1">
              <w:t>Meaning</w:t>
            </w:r>
          </w:p>
        </w:tc>
      </w:tr>
      <w:tr w:rsidR="00B02477" w:rsidRPr="00870BA1" w14:paraId="7755997D" w14:textId="77777777" w:rsidTr="00571E7A">
        <w:tc>
          <w:tcPr>
            <w:tcW w:w="1975" w:type="dxa"/>
            <w:tcMar>
              <w:top w:w="80" w:type="dxa"/>
              <w:left w:w="100" w:type="dxa"/>
              <w:bottom w:w="80" w:type="dxa"/>
              <w:right w:w="100" w:type="dxa"/>
            </w:tcMar>
            <w:vAlign w:val="center"/>
            <w:tcPrChange w:id="667" w:author="Anzalna Saeed" w:date="2026-09-27T22:11:00Z" w16du:dateUtc="2026-09-27T17:11:00Z">
              <w:tcPr>
                <w:tcW w:w="2400" w:type="dxa"/>
                <w:gridSpan w:val="2"/>
                <w:tcMar>
                  <w:top w:w="80" w:type="dxa"/>
                  <w:left w:w="100" w:type="dxa"/>
                  <w:bottom w:w="80" w:type="dxa"/>
                  <w:right w:w="100" w:type="dxa"/>
                </w:tcMar>
                <w:vAlign w:val="center"/>
              </w:tcPr>
            </w:tcPrChange>
          </w:tcPr>
          <w:p w14:paraId="5C652ACB" w14:textId="77777777" w:rsidR="00B02477" w:rsidRPr="00870BA1" w:rsidRDefault="00000000" w:rsidP="00C326E6">
            <w:r w:rsidRPr="00870BA1">
              <w:rPr>
                <w:rPrChange w:id="668" w:author="Anzalna Saeed" w:date="2026-09-21T23:18:00Z" w16du:dateUtc="2026-09-21T18:18:00Z">
                  <w:rPr>
                    <w:color w:val="000000"/>
                  </w:rPr>
                </w:rPrChange>
              </w:rPr>
              <w:t>MT</w:t>
            </w:r>
          </w:p>
        </w:tc>
        <w:tc>
          <w:tcPr>
            <w:tcW w:w="7385" w:type="dxa"/>
            <w:tcMar>
              <w:top w:w="80" w:type="dxa"/>
              <w:left w:w="100" w:type="dxa"/>
              <w:bottom w:w="80" w:type="dxa"/>
              <w:right w:w="100" w:type="dxa"/>
            </w:tcMar>
            <w:vAlign w:val="center"/>
            <w:tcPrChange w:id="669" w:author="Anzalna Saeed" w:date="2026-09-27T22:11:00Z" w16du:dateUtc="2026-09-27T17:11:00Z">
              <w:tcPr>
                <w:tcW w:w="6960" w:type="dxa"/>
                <w:tcMar>
                  <w:top w:w="80" w:type="dxa"/>
                  <w:left w:w="100" w:type="dxa"/>
                  <w:bottom w:w="80" w:type="dxa"/>
                  <w:right w:w="100" w:type="dxa"/>
                </w:tcMar>
                <w:vAlign w:val="center"/>
              </w:tcPr>
            </w:tcPrChange>
          </w:tcPr>
          <w:p w14:paraId="3027863D" w14:textId="77777777" w:rsidR="00B02477" w:rsidRPr="00870BA1" w:rsidRDefault="00000000" w:rsidP="00C326E6">
            <w:r w:rsidRPr="00870BA1">
              <w:rPr>
                <w:rPrChange w:id="670" w:author="Anzalna Saeed" w:date="2026-09-21T23:18:00Z" w16du:dateUtc="2026-09-21T18:18:00Z">
                  <w:rPr>
                    <w:color w:val="000000"/>
                  </w:rPr>
                </w:rPrChange>
              </w:rPr>
              <w:t>Machine Translation</w:t>
            </w:r>
          </w:p>
        </w:tc>
      </w:tr>
      <w:tr w:rsidR="00B02477" w:rsidRPr="00870BA1" w14:paraId="2E9B1564" w14:textId="77777777" w:rsidTr="00571E7A">
        <w:tc>
          <w:tcPr>
            <w:tcW w:w="1975" w:type="dxa"/>
            <w:shd w:val="clear" w:color="auto" w:fill="F5F9FA"/>
            <w:tcMar>
              <w:top w:w="80" w:type="dxa"/>
              <w:left w:w="100" w:type="dxa"/>
              <w:bottom w:w="80" w:type="dxa"/>
              <w:right w:w="100" w:type="dxa"/>
            </w:tcMar>
            <w:vAlign w:val="center"/>
            <w:tcPrChange w:id="671" w:author="Anzalna Saeed" w:date="2026-09-27T22:11:00Z" w16du:dateUtc="2026-09-27T17:11:00Z">
              <w:tcPr>
                <w:tcW w:w="2400" w:type="dxa"/>
                <w:gridSpan w:val="2"/>
                <w:shd w:val="clear" w:color="auto" w:fill="F5F9FA"/>
                <w:tcMar>
                  <w:top w:w="80" w:type="dxa"/>
                  <w:left w:w="100" w:type="dxa"/>
                  <w:bottom w:w="80" w:type="dxa"/>
                  <w:right w:w="100" w:type="dxa"/>
                </w:tcMar>
                <w:vAlign w:val="center"/>
              </w:tcPr>
            </w:tcPrChange>
          </w:tcPr>
          <w:p w14:paraId="29EE4D9E" w14:textId="77777777" w:rsidR="00B02477" w:rsidRPr="00870BA1" w:rsidRDefault="00000000" w:rsidP="00C326E6">
            <w:r w:rsidRPr="00870BA1">
              <w:rPr>
                <w:rPrChange w:id="672" w:author="Anzalna Saeed" w:date="2026-09-21T23:18:00Z" w16du:dateUtc="2026-09-21T18:18:00Z">
                  <w:rPr>
                    <w:color w:val="000000"/>
                  </w:rPr>
                </w:rPrChange>
              </w:rPr>
              <w:t>Roman Urdu</w:t>
            </w:r>
          </w:p>
        </w:tc>
        <w:tc>
          <w:tcPr>
            <w:tcW w:w="7385" w:type="dxa"/>
            <w:shd w:val="clear" w:color="auto" w:fill="F5F9FA"/>
            <w:tcMar>
              <w:top w:w="80" w:type="dxa"/>
              <w:left w:w="100" w:type="dxa"/>
              <w:bottom w:w="80" w:type="dxa"/>
              <w:right w:w="100" w:type="dxa"/>
            </w:tcMar>
            <w:vAlign w:val="center"/>
            <w:tcPrChange w:id="673" w:author="Anzalna Saeed" w:date="2026-09-27T22:11:00Z" w16du:dateUtc="2026-09-27T17:11:00Z">
              <w:tcPr>
                <w:tcW w:w="6960" w:type="dxa"/>
                <w:shd w:val="clear" w:color="auto" w:fill="F5F9FA"/>
                <w:tcMar>
                  <w:top w:w="80" w:type="dxa"/>
                  <w:left w:w="100" w:type="dxa"/>
                  <w:bottom w:w="80" w:type="dxa"/>
                  <w:right w:w="100" w:type="dxa"/>
                </w:tcMar>
                <w:vAlign w:val="center"/>
              </w:tcPr>
            </w:tcPrChange>
          </w:tcPr>
          <w:p w14:paraId="36246DF5" w14:textId="77777777" w:rsidR="00B02477" w:rsidRPr="00870BA1" w:rsidRDefault="00000000" w:rsidP="00C326E6">
            <w:r w:rsidRPr="00870BA1">
              <w:rPr>
                <w:rPrChange w:id="674" w:author="Anzalna Saeed" w:date="2026-09-21T23:18:00Z" w16du:dateUtc="2026-09-21T18:18:00Z">
                  <w:rPr>
                    <w:color w:val="000000"/>
                  </w:rPr>
                </w:rPrChange>
              </w:rPr>
              <w:t xml:space="preserve">Urdu language written using </w:t>
            </w:r>
            <w:del w:id="675" w:author="Anzalna Saeed" w:date="2026-09-27T22:12:00Z" w16du:dateUtc="2026-09-27T17:12:00Z">
              <w:r w:rsidRPr="00870BA1" w:rsidDel="00571E7A">
                <w:rPr>
                  <w:rPrChange w:id="676" w:author="Anzalna Saeed" w:date="2026-09-21T23:18:00Z" w16du:dateUtc="2026-09-21T18:18:00Z">
                    <w:rPr>
                      <w:color w:val="000000"/>
                    </w:rPr>
                  </w:rPrChange>
                </w:rPr>
                <w:delText>Latin/</w:delText>
              </w:r>
            </w:del>
            <w:r w:rsidRPr="00870BA1">
              <w:rPr>
                <w:rPrChange w:id="677" w:author="Anzalna Saeed" w:date="2026-09-21T23:18:00Z" w16du:dateUtc="2026-09-21T18:18:00Z">
                  <w:rPr>
                    <w:color w:val="000000"/>
                  </w:rPr>
                </w:rPrChange>
              </w:rPr>
              <w:t>English alphabet (e.g., “</w:t>
            </w:r>
            <w:proofErr w:type="spellStart"/>
            <w:r w:rsidRPr="00870BA1">
              <w:rPr>
                <w:rPrChange w:id="678" w:author="Anzalna Saeed" w:date="2026-09-21T23:18:00Z" w16du:dateUtc="2026-09-21T18:18:00Z">
                  <w:rPr>
                    <w:color w:val="000000"/>
                  </w:rPr>
                </w:rPrChange>
              </w:rPr>
              <w:t>kya</w:t>
            </w:r>
            <w:proofErr w:type="spellEnd"/>
            <w:r w:rsidRPr="00870BA1">
              <w:rPr>
                <w:rPrChange w:id="679" w:author="Anzalna Saeed" w:date="2026-09-21T23:18:00Z" w16du:dateUtc="2026-09-21T18:18:00Z">
                  <w:rPr>
                    <w:color w:val="000000"/>
                  </w:rPr>
                </w:rPrChange>
              </w:rPr>
              <w:t xml:space="preserve"> </w:t>
            </w:r>
            <w:proofErr w:type="spellStart"/>
            <w:r w:rsidRPr="00870BA1">
              <w:rPr>
                <w:rPrChange w:id="680" w:author="Anzalna Saeed" w:date="2026-09-21T23:18:00Z" w16du:dateUtc="2026-09-21T18:18:00Z">
                  <w:rPr>
                    <w:color w:val="000000"/>
                  </w:rPr>
                </w:rPrChange>
              </w:rPr>
              <w:t>haal</w:t>
            </w:r>
            <w:proofErr w:type="spellEnd"/>
            <w:r w:rsidRPr="00870BA1">
              <w:rPr>
                <w:rPrChange w:id="681" w:author="Anzalna Saeed" w:date="2026-09-21T23:18:00Z" w16du:dateUtc="2026-09-21T18:18:00Z">
                  <w:rPr>
                    <w:color w:val="000000"/>
                  </w:rPr>
                </w:rPrChange>
              </w:rPr>
              <w:t xml:space="preserve"> </w:t>
            </w:r>
            <w:proofErr w:type="spellStart"/>
            <w:r w:rsidRPr="00870BA1">
              <w:rPr>
                <w:rPrChange w:id="682" w:author="Anzalna Saeed" w:date="2026-09-21T23:18:00Z" w16du:dateUtc="2026-09-21T18:18:00Z">
                  <w:rPr>
                    <w:color w:val="000000"/>
                  </w:rPr>
                </w:rPrChange>
              </w:rPr>
              <w:t>hai</w:t>
            </w:r>
            <w:proofErr w:type="spellEnd"/>
            <w:r w:rsidRPr="00870BA1">
              <w:rPr>
                <w:rPrChange w:id="683" w:author="Anzalna Saeed" w:date="2026-09-21T23:18:00Z" w16du:dateUtc="2026-09-21T18:18:00Z">
                  <w:rPr>
                    <w:color w:val="000000"/>
                  </w:rPr>
                </w:rPrChange>
              </w:rPr>
              <w:t>”)</w:t>
            </w:r>
          </w:p>
        </w:tc>
      </w:tr>
      <w:tr w:rsidR="00B02477" w:rsidRPr="00870BA1" w14:paraId="108C4578" w14:textId="77777777" w:rsidTr="00571E7A">
        <w:tc>
          <w:tcPr>
            <w:tcW w:w="1975" w:type="dxa"/>
            <w:tcMar>
              <w:top w:w="80" w:type="dxa"/>
              <w:left w:w="100" w:type="dxa"/>
              <w:bottom w:w="80" w:type="dxa"/>
              <w:right w:w="100" w:type="dxa"/>
            </w:tcMar>
            <w:vAlign w:val="center"/>
            <w:tcPrChange w:id="684" w:author="Anzalna Saeed" w:date="2026-09-27T22:11:00Z" w16du:dateUtc="2026-09-27T17:11:00Z">
              <w:tcPr>
                <w:tcW w:w="2400" w:type="dxa"/>
                <w:gridSpan w:val="2"/>
                <w:tcMar>
                  <w:top w:w="80" w:type="dxa"/>
                  <w:left w:w="100" w:type="dxa"/>
                  <w:bottom w:w="80" w:type="dxa"/>
                  <w:right w:w="100" w:type="dxa"/>
                </w:tcMar>
                <w:vAlign w:val="center"/>
              </w:tcPr>
            </w:tcPrChange>
          </w:tcPr>
          <w:p w14:paraId="0E905873" w14:textId="77777777" w:rsidR="00B02477" w:rsidRPr="00870BA1" w:rsidRDefault="00000000" w:rsidP="00C326E6">
            <w:r w:rsidRPr="00870BA1">
              <w:rPr>
                <w:rPrChange w:id="685" w:author="Anzalna Saeed" w:date="2026-09-21T23:18:00Z" w16du:dateUtc="2026-09-21T18:18:00Z">
                  <w:rPr>
                    <w:color w:val="000000"/>
                  </w:rPr>
                </w:rPrChange>
              </w:rPr>
              <w:t>Jargon</w:t>
            </w:r>
          </w:p>
        </w:tc>
        <w:tc>
          <w:tcPr>
            <w:tcW w:w="7385" w:type="dxa"/>
            <w:tcMar>
              <w:top w:w="80" w:type="dxa"/>
              <w:left w:w="100" w:type="dxa"/>
              <w:bottom w:w="80" w:type="dxa"/>
              <w:right w:w="100" w:type="dxa"/>
            </w:tcMar>
            <w:vAlign w:val="center"/>
            <w:tcPrChange w:id="686" w:author="Anzalna Saeed" w:date="2026-09-27T22:11:00Z" w16du:dateUtc="2026-09-27T17:11:00Z">
              <w:tcPr>
                <w:tcW w:w="6960" w:type="dxa"/>
                <w:tcMar>
                  <w:top w:w="80" w:type="dxa"/>
                  <w:left w:w="100" w:type="dxa"/>
                  <w:bottom w:w="80" w:type="dxa"/>
                  <w:right w:w="100" w:type="dxa"/>
                </w:tcMar>
                <w:vAlign w:val="center"/>
              </w:tcPr>
            </w:tcPrChange>
          </w:tcPr>
          <w:p w14:paraId="529DF351" w14:textId="23B2474A" w:rsidR="00B02477" w:rsidRPr="00870BA1" w:rsidRDefault="00000000" w:rsidP="00C326E6">
            <w:r w:rsidRPr="00870BA1">
              <w:rPr>
                <w:rPrChange w:id="687" w:author="Anzalna Saeed" w:date="2026-09-21T23:18:00Z" w16du:dateUtc="2026-09-21T18:18:00Z">
                  <w:rPr>
                    <w:color w:val="000000"/>
                  </w:rPr>
                </w:rPrChange>
              </w:rPr>
              <w:t>Domain-specific technical terms (CS, engineering</w:t>
            </w:r>
            <w:del w:id="688" w:author="Anzalna Saeed" w:date="2026-09-27T22:12:00Z" w16du:dateUtc="2026-09-27T17:12:00Z">
              <w:r w:rsidRPr="00870BA1" w:rsidDel="00571E7A">
                <w:rPr>
                  <w:rPrChange w:id="689" w:author="Anzalna Saeed" w:date="2026-09-21T23:18:00Z" w16du:dateUtc="2026-09-21T18:18:00Z">
                    <w:rPr>
                      <w:color w:val="000000"/>
                    </w:rPr>
                  </w:rPrChange>
                </w:rPr>
                <w:delText>, medical</w:delText>
              </w:r>
            </w:del>
            <w:r w:rsidRPr="00870BA1">
              <w:rPr>
                <w:rPrChange w:id="690" w:author="Anzalna Saeed" w:date="2026-09-21T23:18:00Z" w16du:dateUtc="2026-09-21T18:18:00Z">
                  <w:rPr>
                    <w:color w:val="000000"/>
                  </w:rPr>
                </w:rPrChange>
              </w:rPr>
              <w:t>, etc.)</w:t>
            </w:r>
          </w:p>
        </w:tc>
      </w:tr>
      <w:tr w:rsidR="00B02477" w:rsidRPr="00870BA1" w14:paraId="6710B43F" w14:textId="77777777" w:rsidTr="00571E7A">
        <w:tc>
          <w:tcPr>
            <w:tcW w:w="1975" w:type="dxa"/>
            <w:shd w:val="clear" w:color="auto" w:fill="F5F9FA"/>
            <w:tcMar>
              <w:top w:w="80" w:type="dxa"/>
              <w:left w:w="100" w:type="dxa"/>
              <w:bottom w:w="80" w:type="dxa"/>
              <w:right w:w="100" w:type="dxa"/>
            </w:tcMar>
            <w:vAlign w:val="center"/>
            <w:tcPrChange w:id="691" w:author="Anzalna Saeed" w:date="2026-09-27T22:11:00Z" w16du:dateUtc="2026-09-27T17:11:00Z">
              <w:tcPr>
                <w:tcW w:w="2400" w:type="dxa"/>
                <w:gridSpan w:val="2"/>
                <w:shd w:val="clear" w:color="auto" w:fill="F5F9FA"/>
                <w:tcMar>
                  <w:top w:w="80" w:type="dxa"/>
                  <w:left w:w="100" w:type="dxa"/>
                  <w:bottom w:w="80" w:type="dxa"/>
                  <w:right w:w="100" w:type="dxa"/>
                </w:tcMar>
                <w:vAlign w:val="center"/>
              </w:tcPr>
            </w:tcPrChange>
          </w:tcPr>
          <w:p w14:paraId="7051B44E" w14:textId="77777777" w:rsidR="00B02477" w:rsidRPr="00870BA1" w:rsidRDefault="00000000" w:rsidP="00C326E6">
            <w:r w:rsidRPr="00870BA1">
              <w:rPr>
                <w:rPrChange w:id="692" w:author="Anzalna Saeed" w:date="2026-09-21T23:18:00Z" w16du:dateUtc="2026-09-21T18:18:00Z">
                  <w:rPr>
                    <w:color w:val="000000"/>
                  </w:rPr>
                </w:rPrChange>
              </w:rPr>
              <w:t xml:space="preserve">BLEU / </w:t>
            </w:r>
            <w:proofErr w:type="spellStart"/>
            <w:r w:rsidRPr="00870BA1">
              <w:rPr>
                <w:rPrChange w:id="693" w:author="Anzalna Saeed" w:date="2026-09-21T23:18:00Z" w16du:dateUtc="2026-09-21T18:18:00Z">
                  <w:rPr>
                    <w:color w:val="000000"/>
                  </w:rPr>
                </w:rPrChange>
              </w:rPr>
              <w:t>chrF</w:t>
            </w:r>
            <w:proofErr w:type="spellEnd"/>
            <w:r w:rsidRPr="00870BA1">
              <w:rPr>
                <w:rPrChange w:id="694" w:author="Anzalna Saeed" w:date="2026-09-21T23:18:00Z" w16du:dateUtc="2026-09-21T18:18:00Z">
                  <w:rPr>
                    <w:color w:val="000000"/>
                  </w:rPr>
                </w:rPrChange>
              </w:rPr>
              <w:t>++</w:t>
            </w:r>
          </w:p>
        </w:tc>
        <w:tc>
          <w:tcPr>
            <w:tcW w:w="7385" w:type="dxa"/>
            <w:shd w:val="clear" w:color="auto" w:fill="F5F9FA"/>
            <w:tcMar>
              <w:top w:w="80" w:type="dxa"/>
              <w:left w:w="100" w:type="dxa"/>
              <w:bottom w:w="80" w:type="dxa"/>
              <w:right w:w="100" w:type="dxa"/>
            </w:tcMar>
            <w:vAlign w:val="center"/>
            <w:tcPrChange w:id="695" w:author="Anzalna Saeed" w:date="2026-09-27T22:11:00Z" w16du:dateUtc="2026-09-27T17:11:00Z">
              <w:tcPr>
                <w:tcW w:w="6960" w:type="dxa"/>
                <w:shd w:val="clear" w:color="auto" w:fill="F5F9FA"/>
                <w:tcMar>
                  <w:top w:w="80" w:type="dxa"/>
                  <w:left w:w="100" w:type="dxa"/>
                  <w:bottom w:w="80" w:type="dxa"/>
                  <w:right w:w="100" w:type="dxa"/>
                </w:tcMar>
                <w:vAlign w:val="center"/>
              </w:tcPr>
            </w:tcPrChange>
          </w:tcPr>
          <w:p w14:paraId="097EF885" w14:textId="77777777" w:rsidR="00B02477" w:rsidRPr="00870BA1" w:rsidRDefault="00000000" w:rsidP="00C326E6">
            <w:r w:rsidRPr="00870BA1">
              <w:rPr>
                <w:rPrChange w:id="696" w:author="Anzalna Saeed" w:date="2026-09-21T23:18:00Z" w16du:dateUtc="2026-09-21T18:18:00Z">
                  <w:rPr>
                    <w:color w:val="000000"/>
                  </w:rPr>
                </w:rPrChange>
              </w:rPr>
              <w:t>Automatic metrics for scoring MT output against reference translations</w:t>
            </w:r>
          </w:p>
        </w:tc>
      </w:tr>
      <w:tr w:rsidR="00B02477" w:rsidRPr="00870BA1" w14:paraId="1CE94590" w14:textId="77777777" w:rsidTr="00571E7A">
        <w:tc>
          <w:tcPr>
            <w:tcW w:w="1975" w:type="dxa"/>
            <w:tcMar>
              <w:top w:w="80" w:type="dxa"/>
              <w:left w:w="100" w:type="dxa"/>
              <w:bottom w:w="80" w:type="dxa"/>
              <w:right w:w="100" w:type="dxa"/>
            </w:tcMar>
            <w:vAlign w:val="center"/>
            <w:tcPrChange w:id="697" w:author="Anzalna Saeed" w:date="2026-09-27T22:11:00Z" w16du:dateUtc="2026-09-27T17:11:00Z">
              <w:tcPr>
                <w:tcW w:w="2400" w:type="dxa"/>
                <w:gridSpan w:val="2"/>
                <w:tcMar>
                  <w:top w:w="80" w:type="dxa"/>
                  <w:left w:w="100" w:type="dxa"/>
                  <w:bottom w:w="80" w:type="dxa"/>
                  <w:right w:w="100" w:type="dxa"/>
                </w:tcMar>
                <w:vAlign w:val="center"/>
              </w:tcPr>
            </w:tcPrChange>
          </w:tcPr>
          <w:p w14:paraId="06DFBBFE" w14:textId="77777777" w:rsidR="00B02477" w:rsidRPr="00870BA1" w:rsidRDefault="00000000" w:rsidP="00C326E6">
            <w:r w:rsidRPr="00870BA1">
              <w:rPr>
                <w:rPrChange w:id="698" w:author="Anzalna Saeed" w:date="2026-09-21T23:18:00Z" w16du:dateUtc="2026-09-21T18:18:00Z">
                  <w:rPr>
                    <w:color w:val="000000"/>
                  </w:rPr>
                </w:rPrChange>
              </w:rPr>
              <w:t>Base Model</w:t>
            </w:r>
          </w:p>
        </w:tc>
        <w:tc>
          <w:tcPr>
            <w:tcW w:w="7385" w:type="dxa"/>
            <w:tcMar>
              <w:top w:w="80" w:type="dxa"/>
              <w:left w:w="100" w:type="dxa"/>
              <w:bottom w:w="80" w:type="dxa"/>
              <w:right w:w="100" w:type="dxa"/>
            </w:tcMar>
            <w:vAlign w:val="center"/>
            <w:tcPrChange w:id="699" w:author="Anzalna Saeed" w:date="2026-09-27T22:11:00Z" w16du:dateUtc="2026-09-27T17:11:00Z">
              <w:tcPr>
                <w:tcW w:w="6960" w:type="dxa"/>
                <w:tcMar>
                  <w:top w:w="80" w:type="dxa"/>
                  <w:left w:w="100" w:type="dxa"/>
                  <w:bottom w:w="80" w:type="dxa"/>
                  <w:right w:w="100" w:type="dxa"/>
                </w:tcMar>
                <w:vAlign w:val="center"/>
              </w:tcPr>
            </w:tcPrChange>
          </w:tcPr>
          <w:p w14:paraId="503BB05A" w14:textId="77777777" w:rsidR="00B02477" w:rsidRPr="00870BA1" w:rsidRDefault="00000000" w:rsidP="00C326E6">
            <w:r w:rsidRPr="00870BA1">
              <w:rPr>
                <w:rPrChange w:id="700" w:author="Anzalna Saeed" w:date="2026-09-21T23:18:00Z" w16du:dateUtc="2026-09-21T18:18:00Z">
                  <w:rPr>
                    <w:color w:val="000000"/>
                  </w:rPr>
                </w:rPrChange>
              </w:rPr>
              <w:t>The third-party translation API/LLM the system wraps (e.g., GPT-4-class model, NLLB, or Google/Azure MT)</w:t>
            </w:r>
          </w:p>
        </w:tc>
      </w:tr>
      <w:tr w:rsidR="00B02477" w:rsidRPr="00870BA1" w14:paraId="09E191A5" w14:textId="77777777" w:rsidTr="00571E7A">
        <w:tc>
          <w:tcPr>
            <w:tcW w:w="1975" w:type="dxa"/>
            <w:shd w:val="clear" w:color="auto" w:fill="F5F9FA"/>
            <w:tcMar>
              <w:top w:w="80" w:type="dxa"/>
              <w:left w:w="100" w:type="dxa"/>
              <w:bottom w:w="80" w:type="dxa"/>
              <w:right w:w="100" w:type="dxa"/>
            </w:tcMar>
            <w:vAlign w:val="center"/>
            <w:tcPrChange w:id="701" w:author="Anzalna Saeed" w:date="2026-09-27T22:11:00Z" w16du:dateUtc="2026-09-27T17:11:00Z">
              <w:tcPr>
                <w:tcW w:w="2400" w:type="dxa"/>
                <w:gridSpan w:val="2"/>
                <w:shd w:val="clear" w:color="auto" w:fill="F5F9FA"/>
                <w:tcMar>
                  <w:top w:w="80" w:type="dxa"/>
                  <w:left w:w="100" w:type="dxa"/>
                  <w:bottom w:w="80" w:type="dxa"/>
                  <w:right w:w="100" w:type="dxa"/>
                </w:tcMar>
                <w:vAlign w:val="center"/>
              </w:tcPr>
            </w:tcPrChange>
          </w:tcPr>
          <w:p w14:paraId="3C1E6920" w14:textId="77777777" w:rsidR="00B02477" w:rsidRPr="00870BA1" w:rsidRDefault="00000000" w:rsidP="00C326E6">
            <w:r w:rsidRPr="00870BA1">
              <w:rPr>
                <w:rPrChange w:id="702" w:author="Anzalna Saeed" w:date="2026-09-21T23:18:00Z" w16du:dateUtc="2026-09-21T18:18:00Z">
                  <w:rPr>
                    <w:color w:val="000000"/>
                  </w:rPr>
                </w:rPrChange>
              </w:rPr>
              <w:t>Validation Layer</w:t>
            </w:r>
          </w:p>
        </w:tc>
        <w:tc>
          <w:tcPr>
            <w:tcW w:w="7385" w:type="dxa"/>
            <w:shd w:val="clear" w:color="auto" w:fill="F5F9FA"/>
            <w:tcMar>
              <w:top w:w="80" w:type="dxa"/>
              <w:left w:w="100" w:type="dxa"/>
              <w:bottom w:w="80" w:type="dxa"/>
              <w:right w:w="100" w:type="dxa"/>
            </w:tcMar>
            <w:vAlign w:val="center"/>
            <w:tcPrChange w:id="703" w:author="Anzalna Saeed" w:date="2026-09-27T22:11:00Z" w16du:dateUtc="2026-09-27T17:11:00Z">
              <w:tcPr>
                <w:tcW w:w="6960" w:type="dxa"/>
                <w:shd w:val="clear" w:color="auto" w:fill="F5F9FA"/>
                <w:tcMar>
                  <w:top w:w="80" w:type="dxa"/>
                  <w:left w:w="100" w:type="dxa"/>
                  <w:bottom w:w="80" w:type="dxa"/>
                  <w:right w:w="100" w:type="dxa"/>
                </w:tcMar>
                <w:vAlign w:val="center"/>
              </w:tcPr>
            </w:tcPrChange>
          </w:tcPr>
          <w:p w14:paraId="75B3B2DC" w14:textId="77777777" w:rsidR="00B02477" w:rsidRPr="00870BA1" w:rsidRDefault="00000000" w:rsidP="00C326E6">
            <w:r w:rsidRPr="00870BA1">
              <w:rPr>
                <w:rPrChange w:id="704" w:author="Anzalna Saeed" w:date="2026-09-21T23:18:00Z" w16du:dateUtc="2026-09-21T18:18:00Z">
                  <w:rPr>
                    <w:color w:val="000000"/>
                  </w:rPr>
                </w:rPrChange>
              </w:rPr>
              <w:t>Our system’s correction/re-ranking component applied on top of the base model’s raw output</w:t>
            </w:r>
          </w:p>
        </w:tc>
      </w:tr>
    </w:tbl>
    <w:p w14:paraId="2D9D13D3" w14:textId="77777777" w:rsidR="00B02477" w:rsidRPr="00870BA1" w:rsidRDefault="00B02477">
      <w:pPr>
        <w:spacing w:after="120"/>
        <w:rPr>
          <w:rFonts w:cs="Times New Roman"/>
        </w:rPr>
      </w:pPr>
    </w:p>
    <w:p w14:paraId="7E0E57EC" w14:textId="77777777" w:rsidR="00B02477" w:rsidRPr="00870BA1" w:rsidRDefault="00000000">
      <w:pPr>
        <w:pStyle w:val="Heading1"/>
        <w:pPrChange w:id="705" w:author="Anzalna Saeed" w:date="2026-09-21T23:08:00Z" w16du:dateUtc="2026-09-21T18:08:00Z">
          <w:pPr>
            <w:pStyle w:val="Heading1"/>
            <w:pBdr>
              <w:bottom w:val="single" w:sz="6" w:space="4" w:color="1F4E5F"/>
            </w:pBdr>
            <w:spacing w:before="360" w:after="160"/>
          </w:pPr>
        </w:pPrChange>
      </w:pPr>
      <w:bookmarkStart w:id="706" w:name="_Toc240921952"/>
      <w:bookmarkStart w:id="707" w:name="_Toc241440701"/>
      <w:r w:rsidRPr="00870BA1">
        <w:rPr>
          <w:rPrChange w:id="708" w:author="Anzalna Saeed" w:date="2026-09-21T23:18:00Z" w16du:dateUtc="2026-09-21T18:18:00Z">
            <w:rPr>
              <w:rFonts w:cs="Times New Roman"/>
              <w:bCs/>
              <w:color w:val="1F4E5F"/>
              <w:sz w:val="30"/>
              <w:szCs w:val="30"/>
            </w:rPr>
          </w:rPrChange>
        </w:rPr>
        <w:t>2. Requirement Gathering</w:t>
      </w:r>
      <w:bookmarkEnd w:id="706"/>
      <w:bookmarkEnd w:id="707"/>
    </w:p>
    <w:p w14:paraId="074FE383" w14:textId="2067AE45" w:rsidR="00B02477" w:rsidRPr="00870BA1" w:rsidRDefault="00213E8C">
      <w:pPr>
        <w:pPrChange w:id="709" w:author="Anzalna Saeed" w:date="2026-09-21T23:08:00Z" w16du:dateUtc="2026-09-21T18:08:00Z">
          <w:pPr>
            <w:spacing w:after="160" w:line="276" w:lineRule="auto"/>
          </w:pPr>
        </w:pPrChange>
      </w:pPr>
      <w:ins w:id="710" w:author="Anzalna Saeed" w:date="2026-09-21T23:37:00Z" w16du:dateUtc="2026-09-21T18:37:00Z">
        <w:r>
          <w:br/>
        </w:r>
      </w:ins>
      <w:r w:rsidRPr="00870BA1">
        <w:t xml:space="preserve">Requirements were </w:t>
      </w:r>
      <w:ins w:id="711" w:author="Anzalna Saeed" w:date="2026-09-21T23:12:00Z" w16du:dateUtc="2026-09-21T18:12:00Z">
        <w:r w:rsidR="00870BA1" w:rsidRPr="00870BA1">
          <w:t xml:space="preserve">not </w:t>
        </w:r>
      </w:ins>
      <w:r w:rsidRPr="00870BA1">
        <w:t>gather</w:t>
      </w:r>
      <w:ins w:id="712" w:author="Anzalna Saeed" w:date="2026-09-21T23:12:00Z" w16du:dateUtc="2026-09-21T18:12:00Z">
        <w:r w:rsidR="00870BA1" w:rsidRPr="00870BA1">
          <w:t>ed</w:t>
        </w:r>
      </w:ins>
      <w:del w:id="713" w:author="Anzalna Saeed" w:date="2026-09-21T23:12:00Z" w16du:dateUtc="2026-09-21T18:12:00Z">
        <w:r w:rsidRPr="00870BA1" w:rsidDel="00870BA1">
          <w:delText>ed from two</w:delText>
        </w:r>
      </w:del>
      <w:r w:rsidRPr="00870BA1">
        <w:t xml:space="preserve"> </w:t>
      </w:r>
      <w:ins w:id="714" w:author="Anzalna Saeed" w:date="2026-09-21T23:12:00Z" w16du:dateUtc="2026-09-21T18:12:00Z">
        <w:r w:rsidR="00870BA1" w:rsidRPr="00870BA1">
          <w:t xml:space="preserve">from any </w:t>
        </w:r>
      </w:ins>
      <w:r w:rsidRPr="00870BA1">
        <w:t>sources</w:t>
      </w:r>
      <w:ins w:id="715" w:author="Anzalna Saeed" w:date="2026-09-21T23:12:00Z" w16du:dateUtc="2026-09-21T18:12:00Z">
        <w:r w:rsidR="00870BA1" w:rsidRPr="00870BA1">
          <w:t>. These are selected from product development experience and class discussion.</w:t>
        </w:r>
      </w:ins>
      <w:del w:id="716" w:author="Anzalna Saeed" w:date="2026-09-21T23:12:00Z" w16du:dateUtc="2026-09-21T18:12:00Z">
        <w:r w:rsidRPr="00870BA1" w:rsidDel="00870BA1">
          <w:delText>: (a) requirements explicitly specified by the project stakeholders, and (b) requirements derived by the design team from analysis of existing translators’ shortcomings and standard MT-product practice. Both are marked below in the Source column.</w:delText>
        </w:r>
      </w:del>
    </w:p>
    <w:p w14:paraId="1ED7C5EC" w14:textId="77777777" w:rsidR="00B02477" w:rsidRPr="00870BA1" w:rsidRDefault="00000000">
      <w:pPr>
        <w:pStyle w:val="Heading2"/>
        <w:pPrChange w:id="717" w:author="Anzalna Saeed" w:date="2026-09-21T23:09:00Z" w16du:dateUtc="2026-09-21T18:09:00Z">
          <w:pPr>
            <w:pStyle w:val="Heading2"/>
            <w:spacing w:before="260"/>
          </w:pPr>
        </w:pPrChange>
      </w:pPr>
      <w:bookmarkStart w:id="718" w:name="_Toc240921953"/>
      <w:bookmarkStart w:id="719" w:name="_Toc241440702"/>
      <w:r w:rsidRPr="00870BA1">
        <w:rPr>
          <w:rPrChange w:id="720" w:author="Anzalna Saeed" w:date="2026-09-21T23:18:00Z" w16du:dateUtc="2026-09-21T18:18:00Z">
            <w:rPr>
              <w:rFonts w:cs="Times New Roman"/>
              <w:bCs/>
              <w:color w:val="1F4E5F"/>
              <w:sz w:val="24"/>
              <w:szCs w:val="24"/>
            </w:rPr>
          </w:rPrChange>
        </w:rPr>
        <w:t>2.1 Functional Requirements</w:t>
      </w:r>
      <w:bookmarkEnd w:id="718"/>
      <w:bookmarkEnd w:id="719"/>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Change w:id="721" w:author="Anzalna Saeed" w:date="2026-09-27T22:32:00Z" w16du:dateUtc="2026-09-27T17:32:00Z">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PrChange>
      </w:tblPr>
      <w:tblGrid>
        <w:gridCol w:w="878"/>
        <w:gridCol w:w="5539"/>
        <w:gridCol w:w="1454"/>
        <w:gridCol w:w="1489"/>
        <w:tblGridChange w:id="722">
          <w:tblGrid>
            <w:gridCol w:w="878"/>
            <w:gridCol w:w="18"/>
            <w:gridCol w:w="5512"/>
            <w:gridCol w:w="9"/>
            <w:gridCol w:w="1445"/>
            <w:gridCol w:w="9"/>
            <w:gridCol w:w="1489"/>
          </w:tblGrid>
        </w:tblGridChange>
      </w:tblGrid>
      <w:tr w:rsidR="00B02477" w:rsidRPr="00870BA1" w14:paraId="38CCEE7E" w14:textId="77777777" w:rsidTr="0052165C">
        <w:trPr>
          <w:tblHeader/>
          <w:trPrChange w:id="723" w:author="Anzalna Saeed" w:date="2026-09-27T22:32:00Z" w16du:dateUtc="2026-09-27T17:32:00Z">
            <w:trPr>
              <w:tblHeader/>
            </w:trPr>
          </w:trPrChange>
        </w:trPr>
        <w:tc>
          <w:tcPr>
            <w:tcW w:w="896" w:type="dxa"/>
            <w:shd w:val="clear" w:color="auto" w:fill="1F4E5F"/>
            <w:tcMar>
              <w:top w:w="80" w:type="dxa"/>
              <w:left w:w="100" w:type="dxa"/>
              <w:bottom w:w="80" w:type="dxa"/>
              <w:right w:w="100" w:type="dxa"/>
            </w:tcMar>
            <w:vAlign w:val="center"/>
            <w:tcPrChange w:id="724" w:author="Anzalna Saeed" w:date="2026-09-27T22:32:00Z" w16du:dateUtc="2026-09-27T17:32:00Z">
              <w:tcPr>
                <w:tcW w:w="900" w:type="dxa"/>
                <w:gridSpan w:val="2"/>
                <w:shd w:val="clear" w:color="auto" w:fill="1F4E5F"/>
                <w:tcMar>
                  <w:top w:w="80" w:type="dxa"/>
                  <w:left w:w="100" w:type="dxa"/>
                  <w:bottom w:w="80" w:type="dxa"/>
                  <w:right w:w="100" w:type="dxa"/>
                </w:tcMar>
                <w:vAlign w:val="center"/>
              </w:tcPr>
            </w:tcPrChange>
          </w:tcPr>
          <w:p w14:paraId="56D0C474" w14:textId="77777777" w:rsidR="00B02477" w:rsidRPr="00870BA1" w:rsidRDefault="00000000" w:rsidP="00870BA1">
            <w:r w:rsidRPr="00870BA1">
              <w:t>ID</w:t>
            </w:r>
          </w:p>
        </w:tc>
        <w:tc>
          <w:tcPr>
            <w:tcW w:w="5759" w:type="dxa"/>
            <w:shd w:val="clear" w:color="auto" w:fill="1F4E5F"/>
            <w:tcMar>
              <w:top w:w="80" w:type="dxa"/>
              <w:left w:w="100" w:type="dxa"/>
              <w:bottom w:w="80" w:type="dxa"/>
              <w:right w:w="100" w:type="dxa"/>
            </w:tcMar>
            <w:vAlign w:val="center"/>
            <w:tcPrChange w:id="725" w:author="Anzalna Saeed" w:date="2026-09-27T22:32:00Z" w16du:dateUtc="2026-09-27T17:32:00Z">
              <w:tcPr>
                <w:tcW w:w="5560" w:type="dxa"/>
                <w:shd w:val="clear" w:color="auto" w:fill="1F4E5F"/>
                <w:tcMar>
                  <w:top w:w="80" w:type="dxa"/>
                  <w:left w:w="100" w:type="dxa"/>
                  <w:bottom w:w="80" w:type="dxa"/>
                  <w:right w:w="100" w:type="dxa"/>
                </w:tcMar>
                <w:vAlign w:val="center"/>
              </w:tcPr>
            </w:tcPrChange>
          </w:tcPr>
          <w:p w14:paraId="220D6830" w14:textId="77777777" w:rsidR="00B02477" w:rsidRPr="00870BA1" w:rsidRDefault="00000000" w:rsidP="00870BA1">
            <w:r w:rsidRPr="00870BA1">
              <w:t>Requirement</w:t>
            </w:r>
          </w:p>
        </w:tc>
        <w:tc>
          <w:tcPr>
            <w:tcW w:w="1207" w:type="dxa"/>
            <w:shd w:val="clear" w:color="auto" w:fill="1F4E5F"/>
            <w:tcMar>
              <w:top w:w="80" w:type="dxa"/>
              <w:left w:w="100" w:type="dxa"/>
              <w:bottom w:w="80" w:type="dxa"/>
              <w:right w:w="100" w:type="dxa"/>
            </w:tcMar>
            <w:vAlign w:val="center"/>
            <w:tcPrChange w:id="726" w:author="Anzalna Saeed" w:date="2026-09-27T22:32:00Z" w16du:dateUtc="2026-09-27T17:32:00Z">
              <w:tcPr>
                <w:tcW w:w="1400" w:type="dxa"/>
                <w:gridSpan w:val="2"/>
                <w:shd w:val="clear" w:color="auto" w:fill="1F4E5F"/>
                <w:tcMar>
                  <w:top w:w="80" w:type="dxa"/>
                  <w:left w:w="100" w:type="dxa"/>
                  <w:bottom w:w="80" w:type="dxa"/>
                  <w:right w:w="100" w:type="dxa"/>
                </w:tcMar>
                <w:vAlign w:val="center"/>
              </w:tcPr>
            </w:tcPrChange>
          </w:tcPr>
          <w:p w14:paraId="7762CF4D" w14:textId="77777777" w:rsidR="00B02477" w:rsidRPr="00870BA1" w:rsidRDefault="00000000" w:rsidP="00870BA1">
            <w:r w:rsidRPr="00870BA1">
              <w:t>Priority</w:t>
            </w:r>
          </w:p>
        </w:tc>
        <w:tc>
          <w:tcPr>
            <w:tcW w:w="1498" w:type="dxa"/>
            <w:shd w:val="clear" w:color="auto" w:fill="1F4E5F"/>
            <w:tcMar>
              <w:top w:w="80" w:type="dxa"/>
              <w:left w:w="100" w:type="dxa"/>
              <w:bottom w:w="80" w:type="dxa"/>
              <w:right w:w="100" w:type="dxa"/>
            </w:tcMar>
            <w:vAlign w:val="center"/>
            <w:tcPrChange w:id="727" w:author="Anzalna Saeed" w:date="2026-09-27T22:32:00Z" w16du:dateUtc="2026-09-27T17:32:00Z">
              <w:tcPr>
                <w:tcW w:w="1500" w:type="dxa"/>
                <w:gridSpan w:val="2"/>
                <w:shd w:val="clear" w:color="auto" w:fill="1F4E5F"/>
                <w:tcMar>
                  <w:top w:w="80" w:type="dxa"/>
                  <w:left w:w="100" w:type="dxa"/>
                  <w:bottom w:w="80" w:type="dxa"/>
                  <w:right w:w="100" w:type="dxa"/>
                </w:tcMar>
                <w:vAlign w:val="center"/>
              </w:tcPr>
            </w:tcPrChange>
          </w:tcPr>
          <w:p w14:paraId="24B7C352" w14:textId="77777777" w:rsidR="00B02477" w:rsidRPr="00870BA1" w:rsidRDefault="00000000" w:rsidP="00870BA1">
            <w:r w:rsidRPr="00870BA1">
              <w:t>Source</w:t>
            </w:r>
          </w:p>
        </w:tc>
      </w:tr>
      <w:tr w:rsidR="00B02477" w:rsidRPr="00870BA1" w14:paraId="64E5E136" w14:textId="77777777" w:rsidTr="0052165C">
        <w:tc>
          <w:tcPr>
            <w:tcW w:w="896" w:type="dxa"/>
            <w:tcMar>
              <w:top w:w="80" w:type="dxa"/>
              <w:left w:w="100" w:type="dxa"/>
              <w:bottom w:w="80" w:type="dxa"/>
              <w:right w:w="100" w:type="dxa"/>
            </w:tcMar>
            <w:vAlign w:val="center"/>
            <w:tcPrChange w:id="728" w:author="Anzalna Saeed" w:date="2026-09-27T22:32:00Z" w16du:dateUtc="2026-09-27T17:32:00Z">
              <w:tcPr>
                <w:tcW w:w="900" w:type="dxa"/>
                <w:gridSpan w:val="2"/>
                <w:tcMar>
                  <w:top w:w="80" w:type="dxa"/>
                  <w:left w:w="100" w:type="dxa"/>
                  <w:bottom w:w="80" w:type="dxa"/>
                  <w:right w:w="100" w:type="dxa"/>
                </w:tcMar>
                <w:vAlign w:val="center"/>
              </w:tcPr>
            </w:tcPrChange>
          </w:tcPr>
          <w:p w14:paraId="28E6191D" w14:textId="77777777" w:rsidR="00B02477" w:rsidRPr="00870BA1" w:rsidRDefault="00000000" w:rsidP="00870BA1">
            <w:r w:rsidRPr="00870BA1">
              <w:rPr>
                <w:rPrChange w:id="729" w:author="Anzalna Saeed" w:date="2026-09-21T23:18:00Z" w16du:dateUtc="2026-09-21T18:18:00Z">
                  <w:rPr>
                    <w:color w:val="000000"/>
                  </w:rPr>
                </w:rPrChange>
              </w:rPr>
              <w:t>FR-01</w:t>
            </w:r>
          </w:p>
        </w:tc>
        <w:tc>
          <w:tcPr>
            <w:tcW w:w="5759" w:type="dxa"/>
            <w:tcMar>
              <w:top w:w="80" w:type="dxa"/>
              <w:left w:w="100" w:type="dxa"/>
              <w:bottom w:w="80" w:type="dxa"/>
              <w:right w:w="100" w:type="dxa"/>
            </w:tcMar>
            <w:vAlign w:val="center"/>
            <w:tcPrChange w:id="730" w:author="Anzalna Saeed" w:date="2026-09-27T22:32:00Z" w16du:dateUtc="2026-09-27T17:32:00Z">
              <w:tcPr>
                <w:tcW w:w="5560" w:type="dxa"/>
                <w:tcMar>
                  <w:top w:w="80" w:type="dxa"/>
                  <w:left w:w="100" w:type="dxa"/>
                  <w:bottom w:w="80" w:type="dxa"/>
                  <w:right w:w="100" w:type="dxa"/>
                </w:tcMar>
                <w:vAlign w:val="center"/>
              </w:tcPr>
            </w:tcPrChange>
          </w:tcPr>
          <w:p w14:paraId="1E5E3000" w14:textId="77777777" w:rsidR="00B02477" w:rsidRPr="00870BA1" w:rsidRDefault="00000000" w:rsidP="00870BA1">
            <w:r w:rsidRPr="00870BA1">
              <w:rPr>
                <w:rPrChange w:id="731" w:author="Anzalna Saeed" w:date="2026-09-21T23:18:00Z" w16du:dateUtc="2026-09-21T18:18:00Z">
                  <w:rPr>
                    <w:color w:val="000000"/>
                  </w:rPr>
                </w:rPrChange>
              </w:rPr>
              <w:t>System shall translate text from English to Urdu and Urdu to English.</w:t>
            </w:r>
          </w:p>
        </w:tc>
        <w:tc>
          <w:tcPr>
            <w:tcW w:w="1207" w:type="dxa"/>
            <w:tcMar>
              <w:top w:w="80" w:type="dxa"/>
              <w:left w:w="100" w:type="dxa"/>
              <w:bottom w:w="80" w:type="dxa"/>
              <w:right w:w="100" w:type="dxa"/>
            </w:tcMar>
            <w:vAlign w:val="center"/>
            <w:tcPrChange w:id="732" w:author="Anzalna Saeed" w:date="2026-09-27T22:32:00Z" w16du:dateUtc="2026-09-27T17:32:00Z">
              <w:tcPr>
                <w:tcW w:w="1400" w:type="dxa"/>
                <w:gridSpan w:val="2"/>
                <w:tcMar>
                  <w:top w:w="80" w:type="dxa"/>
                  <w:left w:w="100" w:type="dxa"/>
                  <w:bottom w:w="80" w:type="dxa"/>
                  <w:right w:w="100" w:type="dxa"/>
                </w:tcMar>
                <w:vAlign w:val="center"/>
              </w:tcPr>
            </w:tcPrChange>
          </w:tcPr>
          <w:p w14:paraId="1E6427E6" w14:textId="77777777" w:rsidR="00B02477" w:rsidRPr="00870BA1" w:rsidRDefault="00000000" w:rsidP="00870BA1">
            <w:r w:rsidRPr="00870BA1">
              <w:rPr>
                <w:rPrChange w:id="733" w:author="Anzalna Saeed" w:date="2026-09-21T23:18:00Z" w16du:dateUtc="2026-09-21T18:18:00Z">
                  <w:rPr>
                    <w:color w:val="000000"/>
                  </w:rPr>
                </w:rPrChange>
              </w:rPr>
              <w:t>High</w:t>
            </w:r>
          </w:p>
        </w:tc>
        <w:tc>
          <w:tcPr>
            <w:tcW w:w="1498" w:type="dxa"/>
            <w:tcMar>
              <w:top w:w="80" w:type="dxa"/>
              <w:left w:w="100" w:type="dxa"/>
              <w:bottom w:w="80" w:type="dxa"/>
              <w:right w:w="100" w:type="dxa"/>
            </w:tcMar>
            <w:vAlign w:val="center"/>
            <w:tcPrChange w:id="734" w:author="Anzalna Saeed" w:date="2026-09-27T22:32:00Z" w16du:dateUtc="2026-09-27T17:32:00Z">
              <w:tcPr>
                <w:tcW w:w="1500" w:type="dxa"/>
                <w:gridSpan w:val="2"/>
                <w:tcMar>
                  <w:top w:w="80" w:type="dxa"/>
                  <w:left w:w="100" w:type="dxa"/>
                  <w:bottom w:w="80" w:type="dxa"/>
                  <w:right w:w="100" w:type="dxa"/>
                </w:tcMar>
                <w:vAlign w:val="center"/>
              </w:tcPr>
            </w:tcPrChange>
          </w:tcPr>
          <w:p w14:paraId="035B695E" w14:textId="77777777" w:rsidR="00B02477" w:rsidRPr="00870BA1" w:rsidRDefault="00000000" w:rsidP="00870BA1">
            <w:r w:rsidRPr="00870BA1">
              <w:rPr>
                <w:rPrChange w:id="735" w:author="Anzalna Saeed" w:date="2026-09-21T23:18:00Z" w16du:dateUtc="2026-09-21T18:18:00Z">
                  <w:rPr>
                    <w:color w:val="000000"/>
                  </w:rPr>
                </w:rPrChange>
              </w:rPr>
              <w:t>Derived</w:t>
            </w:r>
          </w:p>
        </w:tc>
      </w:tr>
      <w:tr w:rsidR="00B02477" w:rsidRPr="00870BA1" w14:paraId="52B696E0" w14:textId="77777777" w:rsidTr="0052165C">
        <w:tc>
          <w:tcPr>
            <w:tcW w:w="896" w:type="dxa"/>
            <w:shd w:val="clear" w:color="auto" w:fill="F5F9FA"/>
            <w:tcMar>
              <w:top w:w="80" w:type="dxa"/>
              <w:left w:w="100" w:type="dxa"/>
              <w:bottom w:w="80" w:type="dxa"/>
              <w:right w:w="100" w:type="dxa"/>
            </w:tcMar>
            <w:vAlign w:val="center"/>
            <w:tcPrChange w:id="736" w:author="Anzalna Saeed" w:date="2026-09-27T22:32:00Z" w16du:dateUtc="2026-09-27T17:32:00Z">
              <w:tcPr>
                <w:tcW w:w="900" w:type="dxa"/>
                <w:gridSpan w:val="2"/>
                <w:shd w:val="clear" w:color="auto" w:fill="F5F9FA"/>
                <w:tcMar>
                  <w:top w:w="80" w:type="dxa"/>
                  <w:left w:w="100" w:type="dxa"/>
                  <w:bottom w:w="80" w:type="dxa"/>
                  <w:right w:w="100" w:type="dxa"/>
                </w:tcMar>
                <w:vAlign w:val="center"/>
              </w:tcPr>
            </w:tcPrChange>
          </w:tcPr>
          <w:p w14:paraId="61FDB8F2" w14:textId="77777777" w:rsidR="00B02477" w:rsidRPr="00870BA1" w:rsidRDefault="00000000" w:rsidP="00870BA1">
            <w:r w:rsidRPr="00870BA1">
              <w:rPr>
                <w:rPrChange w:id="737" w:author="Anzalna Saeed" w:date="2026-09-21T23:18:00Z" w16du:dateUtc="2026-09-21T18:18:00Z">
                  <w:rPr>
                    <w:color w:val="000000"/>
                  </w:rPr>
                </w:rPrChange>
              </w:rPr>
              <w:lastRenderedPageBreak/>
              <w:t>FR-02</w:t>
            </w:r>
          </w:p>
        </w:tc>
        <w:tc>
          <w:tcPr>
            <w:tcW w:w="5759" w:type="dxa"/>
            <w:shd w:val="clear" w:color="auto" w:fill="F5F9FA"/>
            <w:tcMar>
              <w:top w:w="80" w:type="dxa"/>
              <w:left w:w="100" w:type="dxa"/>
              <w:bottom w:w="80" w:type="dxa"/>
              <w:right w:w="100" w:type="dxa"/>
            </w:tcMar>
            <w:vAlign w:val="center"/>
            <w:tcPrChange w:id="738" w:author="Anzalna Saeed" w:date="2026-09-27T22:32:00Z" w16du:dateUtc="2026-09-27T17:32:00Z">
              <w:tcPr>
                <w:tcW w:w="5560" w:type="dxa"/>
                <w:shd w:val="clear" w:color="auto" w:fill="F5F9FA"/>
                <w:tcMar>
                  <w:top w:w="80" w:type="dxa"/>
                  <w:left w:w="100" w:type="dxa"/>
                  <w:bottom w:w="80" w:type="dxa"/>
                  <w:right w:w="100" w:type="dxa"/>
                </w:tcMar>
                <w:vAlign w:val="center"/>
              </w:tcPr>
            </w:tcPrChange>
          </w:tcPr>
          <w:p w14:paraId="5DACFE12" w14:textId="77777777" w:rsidR="00B02477" w:rsidRPr="00870BA1" w:rsidRDefault="00000000" w:rsidP="00870BA1">
            <w:r w:rsidRPr="00870BA1">
              <w:rPr>
                <w:rPrChange w:id="739" w:author="Anzalna Saeed" w:date="2026-09-21T23:18:00Z" w16du:dateUtc="2026-09-21T18:18:00Z">
                  <w:rPr>
                    <w:color w:val="000000"/>
                  </w:rPr>
                </w:rPrChange>
              </w:rPr>
              <w:t>System shall translate Roman Urdu input into English.</w:t>
            </w:r>
          </w:p>
        </w:tc>
        <w:tc>
          <w:tcPr>
            <w:tcW w:w="1207" w:type="dxa"/>
            <w:shd w:val="clear" w:color="auto" w:fill="F5F9FA"/>
            <w:tcMar>
              <w:top w:w="80" w:type="dxa"/>
              <w:left w:w="100" w:type="dxa"/>
              <w:bottom w:w="80" w:type="dxa"/>
              <w:right w:w="100" w:type="dxa"/>
            </w:tcMar>
            <w:vAlign w:val="center"/>
            <w:tcPrChange w:id="740" w:author="Anzalna Saeed" w:date="2026-09-27T22:32:00Z" w16du:dateUtc="2026-09-27T17:32:00Z">
              <w:tcPr>
                <w:tcW w:w="1400" w:type="dxa"/>
                <w:gridSpan w:val="2"/>
                <w:shd w:val="clear" w:color="auto" w:fill="F5F9FA"/>
                <w:tcMar>
                  <w:top w:w="80" w:type="dxa"/>
                  <w:left w:w="100" w:type="dxa"/>
                  <w:bottom w:w="80" w:type="dxa"/>
                  <w:right w:w="100" w:type="dxa"/>
                </w:tcMar>
                <w:vAlign w:val="center"/>
              </w:tcPr>
            </w:tcPrChange>
          </w:tcPr>
          <w:p w14:paraId="509BD06E" w14:textId="77777777" w:rsidR="00B02477" w:rsidRPr="00870BA1" w:rsidRDefault="00000000" w:rsidP="00870BA1">
            <w:r w:rsidRPr="00870BA1">
              <w:rPr>
                <w:rPrChange w:id="741" w:author="Anzalna Saeed" w:date="2026-09-21T23:18:00Z" w16du:dateUtc="2026-09-21T18:18:00Z">
                  <w:rPr>
                    <w:color w:val="000000"/>
                  </w:rPr>
                </w:rPrChange>
              </w:rPr>
              <w:t>High</w:t>
            </w:r>
          </w:p>
        </w:tc>
        <w:tc>
          <w:tcPr>
            <w:tcW w:w="1498" w:type="dxa"/>
            <w:shd w:val="clear" w:color="auto" w:fill="F5F9FA"/>
            <w:tcMar>
              <w:top w:w="80" w:type="dxa"/>
              <w:left w:w="100" w:type="dxa"/>
              <w:bottom w:w="80" w:type="dxa"/>
              <w:right w:w="100" w:type="dxa"/>
            </w:tcMar>
            <w:vAlign w:val="center"/>
            <w:tcPrChange w:id="742" w:author="Anzalna Saeed" w:date="2026-09-27T22:32:00Z" w16du:dateUtc="2026-09-27T17:32:00Z">
              <w:tcPr>
                <w:tcW w:w="1500" w:type="dxa"/>
                <w:gridSpan w:val="2"/>
                <w:shd w:val="clear" w:color="auto" w:fill="F5F9FA"/>
                <w:tcMar>
                  <w:top w:w="80" w:type="dxa"/>
                  <w:left w:w="100" w:type="dxa"/>
                  <w:bottom w:w="80" w:type="dxa"/>
                  <w:right w:w="100" w:type="dxa"/>
                </w:tcMar>
                <w:vAlign w:val="center"/>
              </w:tcPr>
            </w:tcPrChange>
          </w:tcPr>
          <w:p w14:paraId="0497E847" w14:textId="77777777" w:rsidR="00B02477" w:rsidRPr="00870BA1" w:rsidRDefault="00000000" w:rsidP="00870BA1">
            <w:r w:rsidRPr="00870BA1">
              <w:rPr>
                <w:rPrChange w:id="743" w:author="Anzalna Saeed" w:date="2026-09-21T23:18:00Z" w16du:dateUtc="2026-09-21T18:18:00Z">
                  <w:rPr>
                    <w:color w:val="000000"/>
                  </w:rPr>
                </w:rPrChange>
              </w:rPr>
              <w:t>Stakeholder</w:t>
            </w:r>
          </w:p>
        </w:tc>
      </w:tr>
      <w:tr w:rsidR="00B02477" w:rsidRPr="00870BA1" w14:paraId="268CCE5D" w14:textId="77777777" w:rsidTr="0052165C">
        <w:tc>
          <w:tcPr>
            <w:tcW w:w="896" w:type="dxa"/>
            <w:tcMar>
              <w:top w:w="80" w:type="dxa"/>
              <w:left w:w="100" w:type="dxa"/>
              <w:bottom w:w="80" w:type="dxa"/>
              <w:right w:w="100" w:type="dxa"/>
            </w:tcMar>
            <w:vAlign w:val="center"/>
            <w:tcPrChange w:id="744" w:author="Anzalna Saeed" w:date="2026-09-27T22:32:00Z" w16du:dateUtc="2026-09-27T17:32:00Z">
              <w:tcPr>
                <w:tcW w:w="900" w:type="dxa"/>
                <w:gridSpan w:val="2"/>
                <w:tcMar>
                  <w:top w:w="80" w:type="dxa"/>
                  <w:left w:w="100" w:type="dxa"/>
                  <w:bottom w:w="80" w:type="dxa"/>
                  <w:right w:w="100" w:type="dxa"/>
                </w:tcMar>
                <w:vAlign w:val="center"/>
              </w:tcPr>
            </w:tcPrChange>
          </w:tcPr>
          <w:p w14:paraId="41C6FA39" w14:textId="77777777" w:rsidR="00B02477" w:rsidRPr="00870BA1" w:rsidRDefault="00000000" w:rsidP="00870BA1">
            <w:r w:rsidRPr="00870BA1">
              <w:rPr>
                <w:rPrChange w:id="745" w:author="Anzalna Saeed" w:date="2026-09-21T23:18:00Z" w16du:dateUtc="2026-09-21T18:18:00Z">
                  <w:rPr>
                    <w:color w:val="000000"/>
                  </w:rPr>
                </w:rPrChange>
              </w:rPr>
              <w:t>FR-03</w:t>
            </w:r>
          </w:p>
        </w:tc>
        <w:tc>
          <w:tcPr>
            <w:tcW w:w="5759" w:type="dxa"/>
            <w:tcMar>
              <w:top w:w="80" w:type="dxa"/>
              <w:left w:w="100" w:type="dxa"/>
              <w:bottom w:w="80" w:type="dxa"/>
              <w:right w:w="100" w:type="dxa"/>
            </w:tcMar>
            <w:vAlign w:val="center"/>
            <w:tcPrChange w:id="746" w:author="Anzalna Saeed" w:date="2026-09-27T22:32:00Z" w16du:dateUtc="2026-09-27T17:32:00Z">
              <w:tcPr>
                <w:tcW w:w="5560" w:type="dxa"/>
                <w:tcMar>
                  <w:top w:w="80" w:type="dxa"/>
                  <w:left w:w="100" w:type="dxa"/>
                  <w:bottom w:w="80" w:type="dxa"/>
                  <w:right w:w="100" w:type="dxa"/>
                </w:tcMar>
                <w:vAlign w:val="center"/>
              </w:tcPr>
            </w:tcPrChange>
          </w:tcPr>
          <w:p w14:paraId="097A374D" w14:textId="77777777" w:rsidR="00B02477" w:rsidRPr="00870BA1" w:rsidRDefault="00000000" w:rsidP="00870BA1">
            <w:r w:rsidRPr="00870BA1">
              <w:rPr>
                <w:rPrChange w:id="747" w:author="Anzalna Saeed" w:date="2026-09-21T23:18:00Z" w16du:dateUtc="2026-09-21T18:18:00Z">
                  <w:rPr>
                    <w:color w:val="000000"/>
                  </w:rPr>
                </w:rPrChange>
              </w:rPr>
              <w:t>System shall preserve a persistent history of every translation performed by a user.</w:t>
            </w:r>
          </w:p>
        </w:tc>
        <w:tc>
          <w:tcPr>
            <w:tcW w:w="1207" w:type="dxa"/>
            <w:tcMar>
              <w:top w:w="80" w:type="dxa"/>
              <w:left w:w="100" w:type="dxa"/>
              <w:bottom w:w="80" w:type="dxa"/>
              <w:right w:w="100" w:type="dxa"/>
            </w:tcMar>
            <w:vAlign w:val="center"/>
            <w:tcPrChange w:id="748" w:author="Anzalna Saeed" w:date="2026-09-27T22:32:00Z" w16du:dateUtc="2026-09-27T17:32:00Z">
              <w:tcPr>
                <w:tcW w:w="1400" w:type="dxa"/>
                <w:gridSpan w:val="2"/>
                <w:tcMar>
                  <w:top w:w="80" w:type="dxa"/>
                  <w:left w:w="100" w:type="dxa"/>
                  <w:bottom w:w="80" w:type="dxa"/>
                  <w:right w:w="100" w:type="dxa"/>
                </w:tcMar>
                <w:vAlign w:val="center"/>
              </w:tcPr>
            </w:tcPrChange>
          </w:tcPr>
          <w:p w14:paraId="30A8293D" w14:textId="77777777" w:rsidR="00B02477" w:rsidRPr="00870BA1" w:rsidRDefault="00000000" w:rsidP="00870BA1">
            <w:r w:rsidRPr="00870BA1">
              <w:rPr>
                <w:rPrChange w:id="749" w:author="Anzalna Saeed" w:date="2026-09-21T23:18:00Z" w16du:dateUtc="2026-09-21T18:18:00Z">
                  <w:rPr>
                    <w:color w:val="000000"/>
                  </w:rPr>
                </w:rPrChange>
              </w:rPr>
              <w:t>High</w:t>
            </w:r>
          </w:p>
        </w:tc>
        <w:tc>
          <w:tcPr>
            <w:tcW w:w="1498" w:type="dxa"/>
            <w:tcMar>
              <w:top w:w="80" w:type="dxa"/>
              <w:left w:w="100" w:type="dxa"/>
              <w:bottom w:w="80" w:type="dxa"/>
              <w:right w:w="100" w:type="dxa"/>
            </w:tcMar>
            <w:vAlign w:val="center"/>
            <w:tcPrChange w:id="750" w:author="Anzalna Saeed" w:date="2026-09-27T22:32:00Z" w16du:dateUtc="2026-09-27T17:32:00Z">
              <w:tcPr>
                <w:tcW w:w="1500" w:type="dxa"/>
                <w:gridSpan w:val="2"/>
                <w:tcMar>
                  <w:top w:w="80" w:type="dxa"/>
                  <w:left w:w="100" w:type="dxa"/>
                  <w:bottom w:w="80" w:type="dxa"/>
                  <w:right w:w="100" w:type="dxa"/>
                </w:tcMar>
                <w:vAlign w:val="center"/>
              </w:tcPr>
            </w:tcPrChange>
          </w:tcPr>
          <w:p w14:paraId="3E42DFB4" w14:textId="77777777" w:rsidR="00B02477" w:rsidRPr="00870BA1" w:rsidRDefault="00000000" w:rsidP="00870BA1">
            <w:r w:rsidRPr="00870BA1">
              <w:rPr>
                <w:rPrChange w:id="751" w:author="Anzalna Saeed" w:date="2026-09-21T23:18:00Z" w16du:dateUtc="2026-09-21T18:18:00Z">
                  <w:rPr>
                    <w:color w:val="000000"/>
                  </w:rPr>
                </w:rPrChange>
              </w:rPr>
              <w:t>Stakeholder</w:t>
            </w:r>
          </w:p>
        </w:tc>
      </w:tr>
      <w:tr w:rsidR="00B02477" w:rsidRPr="00870BA1" w14:paraId="63ACA4BF" w14:textId="77777777" w:rsidTr="0052165C">
        <w:tc>
          <w:tcPr>
            <w:tcW w:w="896" w:type="dxa"/>
            <w:shd w:val="clear" w:color="auto" w:fill="F5F9FA"/>
            <w:tcMar>
              <w:top w:w="80" w:type="dxa"/>
              <w:left w:w="100" w:type="dxa"/>
              <w:bottom w:w="80" w:type="dxa"/>
              <w:right w:w="100" w:type="dxa"/>
            </w:tcMar>
            <w:vAlign w:val="center"/>
            <w:tcPrChange w:id="752" w:author="Anzalna Saeed" w:date="2026-09-27T22:32:00Z" w16du:dateUtc="2026-09-27T17:32:00Z">
              <w:tcPr>
                <w:tcW w:w="900" w:type="dxa"/>
                <w:gridSpan w:val="2"/>
                <w:shd w:val="clear" w:color="auto" w:fill="F5F9FA"/>
                <w:tcMar>
                  <w:top w:w="80" w:type="dxa"/>
                  <w:left w:w="100" w:type="dxa"/>
                  <w:bottom w:w="80" w:type="dxa"/>
                  <w:right w:w="100" w:type="dxa"/>
                </w:tcMar>
                <w:vAlign w:val="center"/>
              </w:tcPr>
            </w:tcPrChange>
          </w:tcPr>
          <w:p w14:paraId="02D594B0" w14:textId="77777777" w:rsidR="00B02477" w:rsidRPr="00870BA1" w:rsidRDefault="00000000" w:rsidP="00870BA1">
            <w:r w:rsidRPr="00870BA1">
              <w:rPr>
                <w:rPrChange w:id="753" w:author="Anzalna Saeed" w:date="2026-09-21T23:18:00Z" w16du:dateUtc="2026-09-21T18:18:00Z">
                  <w:rPr>
                    <w:color w:val="000000"/>
                  </w:rPr>
                </w:rPrChange>
              </w:rPr>
              <w:t>FR-04</w:t>
            </w:r>
          </w:p>
        </w:tc>
        <w:tc>
          <w:tcPr>
            <w:tcW w:w="5759" w:type="dxa"/>
            <w:shd w:val="clear" w:color="auto" w:fill="F5F9FA"/>
            <w:tcMar>
              <w:top w:w="80" w:type="dxa"/>
              <w:left w:w="100" w:type="dxa"/>
              <w:bottom w:w="80" w:type="dxa"/>
              <w:right w:w="100" w:type="dxa"/>
            </w:tcMar>
            <w:vAlign w:val="center"/>
            <w:tcPrChange w:id="754" w:author="Anzalna Saeed" w:date="2026-09-27T22:32:00Z" w16du:dateUtc="2026-09-27T17:32:00Z">
              <w:tcPr>
                <w:tcW w:w="5560" w:type="dxa"/>
                <w:shd w:val="clear" w:color="auto" w:fill="F5F9FA"/>
                <w:tcMar>
                  <w:top w:w="80" w:type="dxa"/>
                  <w:left w:w="100" w:type="dxa"/>
                  <w:bottom w:w="80" w:type="dxa"/>
                  <w:right w:w="100" w:type="dxa"/>
                </w:tcMar>
                <w:vAlign w:val="center"/>
              </w:tcPr>
            </w:tcPrChange>
          </w:tcPr>
          <w:p w14:paraId="56B5E1AD" w14:textId="77777777" w:rsidR="00B02477" w:rsidRPr="00870BA1" w:rsidRDefault="00000000" w:rsidP="00870BA1">
            <w:r w:rsidRPr="00870BA1">
              <w:rPr>
                <w:rPrChange w:id="755" w:author="Anzalna Saeed" w:date="2026-09-21T23:18:00Z" w16du:dateUtc="2026-09-21T18:18:00Z">
                  <w:rPr>
                    <w:color w:val="000000"/>
                  </w:rPr>
                </w:rPrChange>
              </w:rPr>
              <w:t>System shall correctly handle technical jargon and domain-specific terminology (e.g., CS/software terms) rather than translating them literally.</w:t>
            </w:r>
          </w:p>
        </w:tc>
        <w:tc>
          <w:tcPr>
            <w:tcW w:w="1207" w:type="dxa"/>
            <w:shd w:val="clear" w:color="auto" w:fill="F5F9FA"/>
            <w:tcMar>
              <w:top w:w="80" w:type="dxa"/>
              <w:left w:w="100" w:type="dxa"/>
              <w:bottom w:w="80" w:type="dxa"/>
              <w:right w:w="100" w:type="dxa"/>
            </w:tcMar>
            <w:vAlign w:val="center"/>
            <w:tcPrChange w:id="756" w:author="Anzalna Saeed" w:date="2026-09-27T22:32:00Z" w16du:dateUtc="2026-09-27T17:32:00Z">
              <w:tcPr>
                <w:tcW w:w="1400" w:type="dxa"/>
                <w:gridSpan w:val="2"/>
                <w:shd w:val="clear" w:color="auto" w:fill="F5F9FA"/>
                <w:tcMar>
                  <w:top w:w="80" w:type="dxa"/>
                  <w:left w:w="100" w:type="dxa"/>
                  <w:bottom w:w="80" w:type="dxa"/>
                  <w:right w:w="100" w:type="dxa"/>
                </w:tcMar>
                <w:vAlign w:val="center"/>
              </w:tcPr>
            </w:tcPrChange>
          </w:tcPr>
          <w:p w14:paraId="1A9F9D78" w14:textId="77777777" w:rsidR="00B02477" w:rsidRPr="00870BA1" w:rsidRDefault="00000000" w:rsidP="00870BA1">
            <w:r w:rsidRPr="00870BA1">
              <w:rPr>
                <w:rPrChange w:id="757" w:author="Anzalna Saeed" w:date="2026-09-21T23:18:00Z" w16du:dateUtc="2026-09-21T18:18:00Z">
                  <w:rPr>
                    <w:color w:val="000000"/>
                  </w:rPr>
                </w:rPrChange>
              </w:rPr>
              <w:t>High</w:t>
            </w:r>
          </w:p>
        </w:tc>
        <w:tc>
          <w:tcPr>
            <w:tcW w:w="1498" w:type="dxa"/>
            <w:shd w:val="clear" w:color="auto" w:fill="F5F9FA"/>
            <w:tcMar>
              <w:top w:w="80" w:type="dxa"/>
              <w:left w:w="100" w:type="dxa"/>
              <w:bottom w:w="80" w:type="dxa"/>
              <w:right w:w="100" w:type="dxa"/>
            </w:tcMar>
            <w:vAlign w:val="center"/>
            <w:tcPrChange w:id="758" w:author="Anzalna Saeed" w:date="2026-09-27T22:32:00Z" w16du:dateUtc="2026-09-27T17:32:00Z">
              <w:tcPr>
                <w:tcW w:w="1500" w:type="dxa"/>
                <w:gridSpan w:val="2"/>
                <w:shd w:val="clear" w:color="auto" w:fill="F5F9FA"/>
                <w:tcMar>
                  <w:top w:w="80" w:type="dxa"/>
                  <w:left w:w="100" w:type="dxa"/>
                  <w:bottom w:w="80" w:type="dxa"/>
                  <w:right w:w="100" w:type="dxa"/>
                </w:tcMar>
                <w:vAlign w:val="center"/>
              </w:tcPr>
            </w:tcPrChange>
          </w:tcPr>
          <w:p w14:paraId="7868B31F" w14:textId="77777777" w:rsidR="00B02477" w:rsidRPr="00870BA1" w:rsidRDefault="00000000" w:rsidP="00870BA1">
            <w:r w:rsidRPr="00870BA1">
              <w:rPr>
                <w:rPrChange w:id="759" w:author="Anzalna Saeed" w:date="2026-09-21T23:18:00Z" w16du:dateUtc="2026-09-21T18:18:00Z">
                  <w:rPr>
                    <w:color w:val="000000"/>
                  </w:rPr>
                </w:rPrChange>
              </w:rPr>
              <w:t>Stakeholder</w:t>
            </w:r>
          </w:p>
        </w:tc>
      </w:tr>
      <w:tr w:rsidR="00B02477" w:rsidRPr="00870BA1" w14:paraId="1E28EB98" w14:textId="77777777" w:rsidTr="0052165C">
        <w:tc>
          <w:tcPr>
            <w:tcW w:w="896" w:type="dxa"/>
            <w:tcMar>
              <w:top w:w="80" w:type="dxa"/>
              <w:left w:w="100" w:type="dxa"/>
              <w:bottom w:w="80" w:type="dxa"/>
              <w:right w:w="100" w:type="dxa"/>
            </w:tcMar>
            <w:vAlign w:val="center"/>
            <w:tcPrChange w:id="760" w:author="Anzalna Saeed" w:date="2026-09-27T22:32:00Z" w16du:dateUtc="2026-09-27T17:32:00Z">
              <w:tcPr>
                <w:tcW w:w="900" w:type="dxa"/>
                <w:gridSpan w:val="2"/>
                <w:tcMar>
                  <w:top w:w="80" w:type="dxa"/>
                  <w:left w:w="100" w:type="dxa"/>
                  <w:bottom w:w="80" w:type="dxa"/>
                  <w:right w:w="100" w:type="dxa"/>
                </w:tcMar>
                <w:vAlign w:val="center"/>
              </w:tcPr>
            </w:tcPrChange>
          </w:tcPr>
          <w:p w14:paraId="71391038" w14:textId="77777777" w:rsidR="00B02477" w:rsidRPr="00870BA1" w:rsidRDefault="00000000" w:rsidP="00870BA1">
            <w:r w:rsidRPr="00870BA1">
              <w:rPr>
                <w:rPrChange w:id="761" w:author="Anzalna Saeed" w:date="2026-09-21T23:18:00Z" w16du:dateUtc="2026-09-21T18:18:00Z">
                  <w:rPr>
                    <w:color w:val="000000"/>
                  </w:rPr>
                </w:rPrChange>
              </w:rPr>
              <w:t>FR-05</w:t>
            </w:r>
          </w:p>
        </w:tc>
        <w:tc>
          <w:tcPr>
            <w:tcW w:w="5759" w:type="dxa"/>
            <w:tcMar>
              <w:top w:w="80" w:type="dxa"/>
              <w:left w:w="100" w:type="dxa"/>
              <w:bottom w:w="80" w:type="dxa"/>
              <w:right w:w="100" w:type="dxa"/>
            </w:tcMar>
            <w:vAlign w:val="center"/>
            <w:tcPrChange w:id="762" w:author="Anzalna Saeed" w:date="2026-09-27T22:32:00Z" w16du:dateUtc="2026-09-27T17:32:00Z">
              <w:tcPr>
                <w:tcW w:w="5560" w:type="dxa"/>
                <w:tcMar>
                  <w:top w:w="80" w:type="dxa"/>
                  <w:left w:w="100" w:type="dxa"/>
                  <w:bottom w:w="80" w:type="dxa"/>
                  <w:right w:w="100" w:type="dxa"/>
                </w:tcMar>
                <w:vAlign w:val="center"/>
              </w:tcPr>
            </w:tcPrChange>
          </w:tcPr>
          <w:p w14:paraId="35303692" w14:textId="77777777" w:rsidR="00B02477" w:rsidRPr="00870BA1" w:rsidRDefault="00000000" w:rsidP="00870BA1">
            <w:r w:rsidRPr="00870BA1">
              <w:rPr>
                <w:rPrChange w:id="763" w:author="Anzalna Saeed" w:date="2026-09-21T23:18:00Z" w16du:dateUtc="2026-09-21T18:18:00Z">
                  <w:rPr>
                    <w:color w:val="000000"/>
                  </w:rPr>
                </w:rPrChange>
              </w:rPr>
              <w:t>System shall correctly interpret short forms, abbreviations, and informal shorthand (e.g., “btw”, “asap”, “pls”).</w:t>
            </w:r>
          </w:p>
        </w:tc>
        <w:tc>
          <w:tcPr>
            <w:tcW w:w="1207" w:type="dxa"/>
            <w:tcMar>
              <w:top w:w="80" w:type="dxa"/>
              <w:left w:w="100" w:type="dxa"/>
              <w:bottom w:w="80" w:type="dxa"/>
              <w:right w:w="100" w:type="dxa"/>
            </w:tcMar>
            <w:vAlign w:val="center"/>
            <w:tcPrChange w:id="764" w:author="Anzalna Saeed" w:date="2026-09-27T22:32:00Z" w16du:dateUtc="2026-09-27T17:32:00Z">
              <w:tcPr>
                <w:tcW w:w="1400" w:type="dxa"/>
                <w:gridSpan w:val="2"/>
                <w:tcMar>
                  <w:top w:w="80" w:type="dxa"/>
                  <w:left w:w="100" w:type="dxa"/>
                  <w:bottom w:w="80" w:type="dxa"/>
                  <w:right w:w="100" w:type="dxa"/>
                </w:tcMar>
                <w:vAlign w:val="center"/>
              </w:tcPr>
            </w:tcPrChange>
          </w:tcPr>
          <w:p w14:paraId="15AA4D31" w14:textId="77777777" w:rsidR="00B02477" w:rsidRPr="00870BA1" w:rsidRDefault="00000000" w:rsidP="00870BA1">
            <w:r w:rsidRPr="00870BA1">
              <w:rPr>
                <w:rPrChange w:id="765" w:author="Anzalna Saeed" w:date="2026-09-21T23:18:00Z" w16du:dateUtc="2026-09-21T18:18:00Z">
                  <w:rPr>
                    <w:color w:val="000000"/>
                  </w:rPr>
                </w:rPrChange>
              </w:rPr>
              <w:t>High</w:t>
            </w:r>
          </w:p>
        </w:tc>
        <w:tc>
          <w:tcPr>
            <w:tcW w:w="1498" w:type="dxa"/>
            <w:tcMar>
              <w:top w:w="80" w:type="dxa"/>
              <w:left w:w="100" w:type="dxa"/>
              <w:bottom w:w="80" w:type="dxa"/>
              <w:right w:w="100" w:type="dxa"/>
            </w:tcMar>
            <w:vAlign w:val="center"/>
            <w:tcPrChange w:id="766" w:author="Anzalna Saeed" w:date="2026-09-27T22:32:00Z" w16du:dateUtc="2026-09-27T17:32:00Z">
              <w:tcPr>
                <w:tcW w:w="1500" w:type="dxa"/>
                <w:gridSpan w:val="2"/>
                <w:tcMar>
                  <w:top w:w="80" w:type="dxa"/>
                  <w:left w:w="100" w:type="dxa"/>
                  <w:bottom w:w="80" w:type="dxa"/>
                  <w:right w:w="100" w:type="dxa"/>
                </w:tcMar>
                <w:vAlign w:val="center"/>
              </w:tcPr>
            </w:tcPrChange>
          </w:tcPr>
          <w:p w14:paraId="41601596" w14:textId="77777777" w:rsidR="00B02477" w:rsidRPr="00870BA1" w:rsidRDefault="00000000" w:rsidP="00870BA1">
            <w:r w:rsidRPr="00870BA1">
              <w:rPr>
                <w:rPrChange w:id="767" w:author="Anzalna Saeed" w:date="2026-09-21T23:18:00Z" w16du:dateUtc="2026-09-21T18:18:00Z">
                  <w:rPr>
                    <w:color w:val="000000"/>
                  </w:rPr>
                </w:rPrChange>
              </w:rPr>
              <w:t>Stakeholder</w:t>
            </w:r>
          </w:p>
        </w:tc>
      </w:tr>
      <w:tr w:rsidR="00B02477" w:rsidRPr="00870BA1" w14:paraId="6E4F46AC" w14:textId="77777777" w:rsidTr="0052165C">
        <w:tc>
          <w:tcPr>
            <w:tcW w:w="896" w:type="dxa"/>
            <w:shd w:val="clear" w:color="auto" w:fill="F5F9FA"/>
            <w:tcMar>
              <w:top w:w="80" w:type="dxa"/>
              <w:left w:w="100" w:type="dxa"/>
              <w:bottom w:w="80" w:type="dxa"/>
              <w:right w:w="100" w:type="dxa"/>
            </w:tcMar>
            <w:vAlign w:val="center"/>
            <w:tcPrChange w:id="768" w:author="Anzalna Saeed" w:date="2026-09-27T22:32:00Z" w16du:dateUtc="2026-09-27T17:32:00Z">
              <w:tcPr>
                <w:tcW w:w="900" w:type="dxa"/>
                <w:gridSpan w:val="2"/>
                <w:shd w:val="clear" w:color="auto" w:fill="F5F9FA"/>
                <w:tcMar>
                  <w:top w:w="80" w:type="dxa"/>
                  <w:left w:w="100" w:type="dxa"/>
                  <w:bottom w:w="80" w:type="dxa"/>
                  <w:right w:w="100" w:type="dxa"/>
                </w:tcMar>
                <w:vAlign w:val="center"/>
              </w:tcPr>
            </w:tcPrChange>
          </w:tcPr>
          <w:p w14:paraId="22E2E05D" w14:textId="77777777" w:rsidR="00B02477" w:rsidRPr="00870BA1" w:rsidRDefault="00000000" w:rsidP="00870BA1">
            <w:r w:rsidRPr="00870BA1">
              <w:rPr>
                <w:rPrChange w:id="769" w:author="Anzalna Saeed" w:date="2026-09-21T23:18:00Z" w16du:dateUtc="2026-09-21T18:18:00Z">
                  <w:rPr>
                    <w:color w:val="000000"/>
                  </w:rPr>
                </w:rPrChange>
              </w:rPr>
              <w:t>FR-06</w:t>
            </w:r>
          </w:p>
        </w:tc>
        <w:tc>
          <w:tcPr>
            <w:tcW w:w="5759" w:type="dxa"/>
            <w:shd w:val="clear" w:color="auto" w:fill="F5F9FA"/>
            <w:tcMar>
              <w:top w:w="80" w:type="dxa"/>
              <w:left w:w="100" w:type="dxa"/>
              <w:bottom w:w="80" w:type="dxa"/>
              <w:right w:w="100" w:type="dxa"/>
            </w:tcMar>
            <w:vAlign w:val="center"/>
            <w:tcPrChange w:id="770" w:author="Anzalna Saeed" w:date="2026-09-27T22:32:00Z" w16du:dateUtc="2026-09-27T17:32:00Z">
              <w:tcPr>
                <w:tcW w:w="5560" w:type="dxa"/>
                <w:shd w:val="clear" w:color="auto" w:fill="F5F9FA"/>
                <w:tcMar>
                  <w:top w:w="80" w:type="dxa"/>
                  <w:left w:w="100" w:type="dxa"/>
                  <w:bottom w:w="80" w:type="dxa"/>
                  <w:right w:w="100" w:type="dxa"/>
                </w:tcMar>
                <w:vAlign w:val="center"/>
              </w:tcPr>
            </w:tcPrChange>
          </w:tcPr>
          <w:p w14:paraId="74C627D3" w14:textId="77777777" w:rsidR="00B02477" w:rsidRPr="00870BA1" w:rsidRDefault="00000000" w:rsidP="00870BA1">
            <w:r w:rsidRPr="00870BA1">
              <w:rPr>
                <w:rPrChange w:id="771" w:author="Anzalna Saeed" w:date="2026-09-21T23:18:00Z" w16du:dateUtc="2026-09-21T18:18:00Z">
                  <w:rPr>
                    <w:color w:val="000000"/>
                  </w:rPr>
                </w:rPrChange>
              </w:rPr>
              <w:t>System shall detect and correct typos in the input before/while translating, without discarding user intent.</w:t>
            </w:r>
          </w:p>
        </w:tc>
        <w:tc>
          <w:tcPr>
            <w:tcW w:w="1207" w:type="dxa"/>
            <w:shd w:val="clear" w:color="auto" w:fill="F5F9FA"/>
            <w:tcMar>
              <w:top w:w="80" w:type="dxa"/>
              <w:left w:w="100" w:type="dxa"/>
              <w:bottom w:w="80" w:type="dxa"/>
              <w:right w:w="100" w:type="dxa"/>
            </w:tcMar>
            <w:vAlign w:val="center"/>
            <w:tcPrChange w:id="772" w:author="Anzalna Saeed" w:date="2026-09-27T22:32:00Z" w16du:dateUtc="2026-09-27T17:32:00Z">
              <w:tcPr>
                <w:tcW w:w="1400" w:type="dxa"/>
                <w:gridSpan w:val="2"/>
                <w:shd w:val="clear" w:color="auto" w:fill="F5F9FA"/>
                <w:tcMar>
                  <w:top w:w="80" w:type="dxa"/>
                  <w:left w:w="100" w:type="dxa"/>
                  <w:bottom w:w="80" w:type="dxa"/>
                  <w:right w:w="100" w:type="dxa"/>
                </w:tcMar>
                <w:vAlign w:val="center"/>
              </w:tcPr>
            </w:tcPrChange>
          </w:tcPr>
          <w:p w14:paraId="70F2B3E6" w14:textId="77777777" w:rsidR="00B02477" w:rsidRPr="00870BA1" w:rsidRDefault="00000000" w:rsidP="00870BA1">
            <w:r w:rsidRPr="00870BA1">
              <w:rPr>
                <w:rPrChange w:id="773" w:author="Anzalna Saeed" w:date="2026-09-21T23:18:00Z" w16du:dateUtc="2026-09-21T18:18:00Z">
                  <w:rPr>
                    <w:color w:val="000000"/>
                  </w:rPr>
                </w:rPrChange>
              </w:rPr>
              <w:t>High</w:t>
            </w:r>
          </w:p>
        </w:tc>
        <w:tc>
          <w:tcPr>
            <w:tcW w:w="1498" w:type="dxa"/>
            <w:shd w:val="clear" w:color="auto" w:fill="F5F9FA"/>
            <w:tcMar>
              <w:top w:w="80" w:type="dxa"/>
              <w:left w:w="100" w:type="dxa"/>
              <w:bottom w:w="80" w:type="dxa"/>
              <w:right w:w="100" w:type="dxa"/>
            </w:tcMar>
            <w:vAlign w:val="center"/>
            <w:tcPrChange w:id="774" w:author="Anzalna Saeed" w:date="2026-09-27T22:32:00Z" w16du:dateUtc="2026-09-27T17:32:00Z">
              <w:tcPr>
                <w:tcW w:w="1500" w:type="dxa"/>
                <w:gridSpan w:val="2"/>
                <w:shd w:val="clear" w:color="auto" w:fill="F5F9FA"/>
                <w:tcMar>
                  <w:top w:w="80" w:type="dxa"/>
                  <w:left w:w="100" w:type="dxa"/>
                  <w:bottom w:w="80" w:type="dxa"/>
                  <w:right w:w="100" w:type="dxa"/>
                </w:tcMar>
                <w:vAlign w:val="center"/>
              </w:tcPr>
            </w:tcPrChange>
          </w:tcPr>
          <w:p w14:paraId="29EC6E46" w14:textId="77777777" w:rsidR="00B02477" w:rsidRPr="00870BA1" w:rsidRDefault="00000000" w:rsidP="00870BA1">
            <w:r w:rsidRPr="00870BA1">
              <w:rPr>
                <w:rPrChange w:id="775" w:author="Anzalna Saeed" w:date="2026-09-21T23:18:00Z" w16du:dateUtc="2026-09-21T18:18:00Z">
                  <w:rPr>
                    <w:color w:val="000000"/>
                  </w:rPr>
                </w:rPrChange>
              </w:rPr>
              <w:t>Stakeholder</w:t>
            </w:r>
          </w:p>
        </w:tc>
      </w:tr>
      <w:tr w:rsidR="00B02477" w:rsidRPr="00870BA1" w14:paraId="55233469" w14:textId="77777777" w:rsidTr="0052165C">
        <w:tc>
          <w:tcPr>
            <w:tcW w:w="896" w:type="dxa"/>
            <w:tcMar>
              <w:top w:w="80" w:type="dxa"/>
              <w:left w:w="100" w:type="dxa"/>
              <w:bottom w:w="80" w:type="dxa"/>
              <w:right w:w="100" w:type="dxa"/>
            </w:tcMar>
            <w:vAlign w:val="center"/>
            <w:tcPrChange w:id="776" w:author="Anzalna Saeed" w:date="2026-09-27T22:32:00Z" w16du:dateUtc="2026-09-27T17:32:00Z">
              <w:tcPr>
                <w:tcW w:w="900" w:type="dxa"/>
                <w:gridSpan w:val="2"/>
                <w:tcMar>
                  <w:top w:w="80" w:type="dxa"/>
                  <w:left w:w="100" w:type="dxa"/>
                  <w:bottom w:w="80" w:type="dxa"/>
                  <w:right w:w="100" w:type="dxa"/>
                </w:tcMar>
                <w:vAlign w:val="center"/>
              </w:tcPr>
            </w:tcPrChange>
          </w:tcPr>
          <w:p w14:paraId="72572D1E" w14:textId="77777777" w:rsidR="00B02477" w:rsidRPr="00870BA1" w:rsidRDefault="00000000" w:rsidP="00870BA1">
            <w:r w:rsidRPr="00870BA1">
              <w:rPr>
                <w:rPrChange w:id="777" w:author="Anzalna Saeed" w:date="2026-09-21T23:18:00Z" w16du:dateUtc="2026-09-21T18:18:00Z">
                  <w:rPr>
                    <w:color w:val="000000"/>
                  </w:rPr>
                </w:rPrChange>
              </w:rPr>
              <w:t>FR-07</w:t>
            </w:r>
          </w:p>
        </w:tc>
        <w:tc>
          <w:tcPr>
            <w:tcW w:w="5759" w:type="dxa"/>
            <w:tcMar>
              <w:top w:w="80" w:type="dxa"/>
              <w:left w:w="100" w:type="dxa"/>
              <w:bottom w:w="80" w:type="dxa"/>
              <w:right w:w="100" w:type="dxa"/>
            </w:tcMar>
            <w:vAlign w:val="center"/>
            <w:tcPrChange w:id="778" w:author="Anzalna Saeed" w:date="2026-09-27T22:32:00Z" w16du:dateUtc="2026-09-27T17:32:00Z">
              <w:tcPr>
                <w:tcW w:w="5560" w:type="dxa"/>
                <w:tcMar>
                  <w:top w:w="80" w:type="dxa"/>
                  <w:left w:w="100" w:type="dxa"/>
                  <w:bottom w:w="80" w:type="dxa"/>
                  <w:right w:w="100" w:type="dxa"/>
                </w:tcMar>
                <w:vAlign w:val="center"/>
              </w:tcPr>
            </w:tcPrChange>
          </w:tcPr>
          <w:p w14:paraId="156AC2D3" w14:textId="77777777" w:rsidR="00B02477" w:rsidRPr="00870BA1" w:rsidRDefault="00000000" w:rsidP="00870BA1">
            <w:r w:rsidRPr="00870BA1">
              <w:rPr>
                <w:rPrChange w:id="779" w:author="Anzalna Saeed" w:date="2026-09-21T23:18:00Z" w16du:dateUtc="2026-09-21T18:18:00Z">
                  <w:rPr>
                    <w:color w:val="000000"/>
                  </w:rPr>
                </w:rPrChange>
              </w:rPr>
              <w:t>System shall let a user submit feedback (thumbs up / thumbs down) on a translation immediately after receiving it, with no login-based feedback survey required.</w:t>
            </w:r>
          </w:p>
        </w:tc>
        <w:tc>
          <w:tcPr>
            <w:tcW w:w="1207" w:type="dxa"/>
            <w:tcMar>
              <w:top w:w="80" w:type="dxa"/>
              <w:left w:w="100" w:type="dxa"/>
              <w:bottom w:w="80" w:type="dxa"/>
              <w:right w:w="100" w:type="dxa"/>
            </w:tcMar>
            <w:vAlign w:val="center"/>
            <w:tcPrChange w:id="780" w:author="Anzalna Saeed" w:date="2026-09-27T22:32:00Z" w16du:dateUtc="2026-09-27T17:32:00Z">
              <w:tcPr>
                <w:tcW w:w="1400" w:type="dxa"/>
                <w:gridSpan w:val="2"/>
                <w:tcMar>
                  <w:top w:w="80" w:type="dxa"/>
                  <w:left w:w="100" w:type="dxa"/>
                  <w:bottom w:w="80" w:type="dxa"/>
                  <w:right w:w="100" w:type="dxa"/>
                </w:tcMar>
                <w:vAlign w:val="center"/>
              </w:tcPr>
            </w:tcPrChange>
          </w:tcPr>
          <w:p w14:paraId="3BC0D3EC" w14:textId="77777777" w:rsidR="00B02477" w:rsidRPr="00870BA1" w:rsidRDefault="00000000" w:rsidP="00870BA1">
            <w:r w:rsidRPr="00870BA1">
              <w:rPr>
                <w:rPrChange w:id="781" w:author="Anzalna Saeed" w:date="2026-09-21T23:18:00Z" w16du:dateUtc="2026-09-21T18:18:00Z">
                  <w:rPr>
                    <w:color w:val="000000"/>
                  </w:rPr>
                </w:rPrChange>
              </w:rPr>
              <w:t>High</w:t>
            </w:r>
          </w:p>
        </w:tc>
        <w:tc>
          <w:tcPr>
            <w:tcW w:w="1498" w:type="dxa"/>
            <w:tcMar>
              <w:top w:w="80" w:type="dxa"/>
              <w:left w:w="100" w:type="dxa"/>
              <w:bottom w:w="80" w:type="dxa"/>
              <w:right w:w="100" w:type="dxa"/>
            </w:tcMar>
            <w:vAlign w:val="center"/>
            <w:tcPrChange w:id="782" w:author="Anzalna Saeed" w:date="2026-09-27T22:32:00Z" w16du:dateUtc="2026-09-27T17:32:00Z">
              <w:tcPr>
                <w:tcW w:w="1500" w:type="dxa"/>
                <w:gridSpan w:val="2"/>
                <w:tcMar>
                  <w:top w:w="80" w:type="dxa"/>
                  <w:left w:w="100" w:type="dxa"/>
                  <w:bottom w:w="80" w:type="dxa"/>
                  <w:right w:w="100" w:type="dxa"/>
                </w:tcMar>
                <w:vAlign w:val="center"/>
              </w:tcPr>
            </w:tcPrChange>
          </w:tcPr>
          <w:p w14:paraId="6F8ED235" w14:textId="77777777" w:rsidR="00B02477" w:rsidRPr="00870BA1" w:rsidRDefault="00000000" w:rsidP="00870BA1">
            <w:r w:rsidRPr="00870BA1">
              <w:rPr>
                <w:rPrChange w:id="783" w:author="Anzalna Saeed" w:date="2026-09-21T23:18:00Z" w16du:dateUtc="2026-09-21T18:18:00Z">
                  <w:rPr>
                    <w:color w:val="000000"/>
                  </w:rPr>
                </w:rPrChange>
              </w:rPr>
              <w:t>Stakeholder</w:t>
            </w:r>
          </w:p>
        </w:tc>
      </w:tr>
      <w:tr w:rsidR="00B02477" w:rsidRPr="00870BA1" w14:paraId="1E3E327D" w14:textId="77777777" w:rsidTr="0052165C">
        <w:tc>
          <w:tcPr>
            <w:tcW w:w="896" w:type="dxa"/>
            <w:shd w:val="clear" w:color="auto" w:fill="F5F9FA"/>
            <w:tcMar>
              <w:top w:w="80" w:type="dxa"/>
              <w:left w:w="100" w:type="dxa"/>
              <w:bottom w:w="80" w:type="dxa"/>
              <w:right w:w="100" w:type="dxa"/>
            </w:tcMar>
            <w:vAlign w:val="center"/>
            <w:tcPrChange w:id="784" w:author="Anzalna Saeed" w:date="2026-09-27T22:32:00Z" w16du:dateUtc="2026-09-27T17:32:00Z">
              <w:tcPr>
                <w:tcW w:w="900" w:type="dxa"/>
                <w:gridSpan w:val="2"/>
                <w:shd w:val="clear" w:color="auto" w:fill="F5F9FA"/>
                <w:tcMar>
                  <w:top w:w="80" w:type="dxa"/>
                  <w:left w:w="100" w:type="dxa"/>
                  <w:bottom w:w="80" w:type="dxa"/>
                  <w:right w:w="100" w:type="dxa"/>
                </w:tcMar>
                <w:vAlign w:val="center"/>
              </w:tcPr>
            </w:tcPrChange>
          </w:tcPr>
          <w:p w14:paraId="429E9568" w14:textId="77777777" w:rsidR="00B02477" w:rsidRPr="00870BA1" w:rsidRDefault="00000000" w:rsidP="00870BA1">
            <w:r w:rsidRPr="00870BA1">
              <w:rPr>
                <w:rPrChange w:id="785" w:author="Anzalna Saeed" w:date="2026-09-21T23:18:00Z" w16du:dateUtc="2026-09-21T18:18:00Z">
                  <w:rPr>
                    <w:color w:val="000000"/>
                  </w:rPr>
                </w:rPrChange>
              </w:rPr>
              <w:t>FR-08</w:t>
            </w:r>
          </w:p>
        </w:tc>
        <w:tc>
          <w:tcPr>
            <w:tcW w:w="5759" w:type="dxa"/>
            <w:shd w:val="clear" w:color="auto" w:fill="F5F9FA"/>
            <w:tcMar>
              <w:top w:w="80" w:type="dxa"/>
              <w:left w:w="100" w:type="dxa"/>
              <w:bottom w:w="80" w:type="dxa"/>
              <w:right w:w="100" w:type="dxa"/>
            </w:tcMar>
            <w:vAlign w:val="center"/>
            <w:tcPrChange w:id="786" w:author="Anzalna Saeed" w:date="2026-09-27T22:32:00Z" w16du:dateUtc="2026-09-27T17:32:00Z">
              <w:tcPr>
                <w:tcW w:w="5560" w:type="dxa"/>
                <w:shd w:val="clear" w:color="auto" w:fill="F5F9FA"/>
                <w:tcMar>
                  <w:top w:w="80" w:type="dxa"/>
                  <w:left w:w="100" w:type="dxa"/>
                  <w:bottom w:w="80" w:type="dxa"/>
                  <w:right w:w="100" w:type="dxa"/>
                </w:tcMar>
                <w:vAlign w:val="center"/>
              </w:tcPr>
            </w:tcPrChange>
          </w:tcPr>
          <w:p w14:paraId="58D69AE2" w14:textId="77777777" w:rsidR="00B02477" w:rsidRPr="00870BA1" w:rsidRDefault="00000000" w:rsidP="00870BA1">
            <w:r w:rsidRPr="00870BA1">
              <w:rPr>
                <w:rPrChange w:id="787" w:author="Anzalna Saeed" w:date="2026-09-21T23:18:00Z" w16du:dateUtc="2026-09-21T18:18:00Z">
                  <w:rPr>
                    <w:color w:val="000000"/>
                  </w:rPr>
                </w:rPrChange>
              </w:rPr>
              <w:t>System shall auto-detect whether input is English, Urdu</w:t>
            </w:r>
            <w:del w:id="788" w:author="Anzalna Saeed" w:date="2026-09-21T23:11:00Z" w16du:dateUtc="2026-09-21T18:11:00Z">
              <w:r w:rsidRPr="00870BA1" w:rsidDel="00870BA1">
                <w:rPr>
                  <w:rPrChange w:id="789" w:author="Anzalna Saeed" w:date="2026-09-21T23:18:00Z" w16du:dateUtc="2026-09-21T18:18:00Z">
                    <w:rPr>
                      <w:color w:val="000000"/>
                    </w:rPr>
                  </w:rPrChange>
                </w:rPr>
                <w:delText xml:space="preserve"> (script)</w:delText>
              </w:r>
            </w:del>
            <w:r w:rsidRPr="00870BA1">
              <w:rPr>
                <w:rPrChange w:id="790" w:author="Anzalna Saeed" w:date="2026-09-21T23:18:00Z" w16du:dateUtc="2026-09-21T18:18:00Z">
                  <w:rPr>
                    <w:color w:val="000000"/>
                  </w:rPr>
                </w:rPrChange>
              </w:rPr>
              <w:t>, or Roman Urdu, and select the correct translation direction automatically, with manual override available.</w:t>
            </w:r>
          </w:p>
        </w:tc>
        <w:tc>
          <w:tcPr>
            <w:tcW w:w="1207" w:type="dxa"/>
            <w:shd w:val="clear" w:color="auto" w:fill="F5F9FA"/>
            <w:tcMar>
              <w:top w:w="80" w:type="dxa"/>
              <w:left w:w="100" w:type="dxa"/>
              <w:bottom w:w="80" w:type="dxa"/>
              <w:right w:w="100" w:type="dxa"/>
            </w:tcMar>
            <w:vAlign w:val="center"/>
            <w:tcPrChange w:id="791" w:author="Anzalna Saeed" w:date="2026-09-27T22:32:00Z" w16du:dateUtc="2026-09-27T17:32:00Z">
              <w:tcPr>
                <w:tcW w:w="1400" w:type="dxa"/>
                <w:gridSpan w:val="2"/>
                <w:shd w:val="clear" w:color="auto" w:fill="F5F9FA"/>
                <w:tcMar>
                  <w:top w:w="80" w:type="dxa"/>
                  <w:left w:w="100" w:type="dxa"/>
                  <w:bottom w:w="80" w:type="dxa"/>
                  <w:right w:w="100" w:type="dxa"/>
                </w:tcMar>
                <w:vAlign w:val="center"/>
              </w:tcPr>
            </w:tcPrChange>
          </w:tcPr>
          <w:p w14:paraId="3C00C3B7" w14:textId="77777777" w:rsidR="00B02477" w:rsidRPr="00870BA1" w:rsidRDefault="00000000" w:rsidP="00870BA1">
            <w:r w:rsidRPr="00870BA1">
              <w:rPr>
                <w:rPrChange w:id="792" w:author="Anzalna Saeed" w:date="2026-09-21T23:18:00Z" w16du:dateUtc="2026-09-21T18:18:00Z">
                  <w:rPr>
                    <w:color w:val="000000"/>
                  </w:rPr>
                </w:rPrChange>
              </w:rPr>
              <w:t>Medium</w:t>
            </w:r>
          </w:p>
        </w:tc>
        <w:tc>
          <w:tcPr>
            <w:tcW w:w="1498" w:type="dxa"/>
            <w:shd w:val="clear" w:color="auto" w:fill="F5F9FA"/>
            <w:tcMar>
              <w:top w:w="80" w:type="dxa"/>
              <w:left w:w="100" w:type="dxa"/>
              <w:bottom w:w="80" w:type="dxa"/>
              <w:right w:w="100" w:type="dxa"/>
            </w:tcMar>
            <w:vAlign w:val="center"/>
            <w:tcPrChange w:id="793" w:author="Anzalna Saeed" w:date="2026-09-27T22:32:00Z" w16du:dateUtc="2026-09-27T17:32:00Z">
              <w:tcPr>
                <w:tcW w:w="1500" w:type="dxa"/>
                <w:gridSpan w:val="2"/>
                <w:shd w:val="clear" w:color="auto" w:fill="F5F9FA"/>
                <w:tcMar>
                  <w:top w:w="80" w:type="dxa"/>
                  <w:left w:w="100" w:type="dxa"/>
                  <w:bottom w:w="80" w:type="dxa"/>
                  <w:right w:w="100" w:type="dxa"/>
                </w:tcMar>
                <w:vAlign w:val="center"/>
              </w:tcPr>
            </w:tcPrChange>
          </w:tcPr>
          <w:p w14:paraId="046127BD" w14:textId="77777777" w:rsidR="00B02477" w:rsidRPr="00870BA1" w:rsidRDefault="00000000" w:rsidP="00870BA1">
            <w:r w:rsidRPr="00870BA1">
              <w:rPr>
                <w:rPrChange w:id="794" w:author="Anzalna Saeed" w:date="2026-09-21T23:18:00Z" w16du:dateUtc="2026-09-21T18:18:00Z">
                  <w:rPr>
                    <w:color w:val="000000"/>
                  </w:rPr>
                </w:rPrChange>
              </w:rPr>
              <w:t>Derived</w:t>
            </w:r>
          </w:p>
        </w:tc>
      </w:tr>
      <w:tr w:rsidR="00B02477" w:rsidRPr="00870BA1" w:rsidDel="000D500D" w14:paraId="68FFDAB9" w14:textId="75776C7A" w:rsidTr="0052165C">
        <w:trPr>
          <w:del w:id="795" w:author="Anzalna Saeed" w:date="2026-09-27T22:11:00Z" w16du:dateUtc="2026-09-27T17:11:00Z"/>
        </w:trPr>
        <w:tc>
          <w:tcPr>
            <w:tcW w:w="896" w:type="dxa"/>
            <w:tcMar>
              <w:top w:w="80" w:type="dxa"/>
              <w:left w:w="100" w:type="dxa"/>
              <w:bottom w:w="80" w:type="dxa"/>
              <w:right w:w="100" w:type="dxa"/>
            </w:tcMar>
            <w:vAlign w:val="center"/>
            <w:tcPrChange w:id="796" w:author="Anzalna Saeed" w:date="2026-09-27T22:32:00Z" w16du:dateUtc="2026-09-27T17:32:00Z">
              <w:tcPr>
                <w:tcW w:w="900" w:type="dxa"/>
                <w:gridSpan w:val="2"/>
                <w:tcMar>
                  <w:top w:w="80" w:type="dxa"/>
                  <w:left w:w="100" w:type="dxa"/>
                  <w:bottom w:w="80" w:type="dxa"/>
                  <w:right w:w="100" w:type="dxa"/>
                </w:tcMar>
                <w:vAlign w:val="center"/>
              </w:tcPr>
            </w:tcPrChange>
          </w:tcPr>
          <w:p w14:paraId="53239B0F" w14:textId="23E684C1" w:rsidR="00B02477" w:rsidRPr="00870BA1" w:rsidDel="000D500D" w:rsidRDefault="00000000" w:rsidP="00870BA1">
            <w:pPr>
              <w:rPr>
                <w:del w:id="797" w:author="Anzalna Saeed" w:date="2026-09-27T22:11:00Z" w16du:dateUtc="2026-09-27T17:11:00Z"/>
              </w:rPr>
            </w:pPr>
            <w:del w:id="798" w:author="Anzalna Saeed" w:date="2026-09-27T22:11:00Z" w16du:dateUtc="2026-09-27T17:11:00Z">
              <w:r w:rsidRPr="00870BA1" w:rsidDel="000D500D">
                <w:rPr>
                  <w:rPrChange w:id="799" w:author="Anzalna Saeed" w:date="2026-09-21T23:18:00Z" w16du:dateUtc="2026-09-21T18:18:00Z">
                    <w:rPr>
                      <w:color w:val="000000"/>
                    </w:rPr>
                  </w:rPrChange>
                </w:rPr>
                <w:delText>FR-09</w:delText>
              </w:r>
            </w:del>
          </w:p>
        </w:tc>
        <w:tc>
          <w:tcPr>
            <w:tcW w:w="5759" w:type="dxa"/>
            <w:tcMar>
              <w:top w:w="80" w:type="dxa"/>
              <w:left w:w="100" w:type="dxa"/>
              <w:bottom w:w="80" w:type="dxa"/>
              <w:right w:w="100" w:type="dxa"/>
            </w:tcMar>
            <w:vAlign w:val="center"/>
            <w:tcPrChange w:id="800" w:author="Anzalna Saeed" w:date="2026-09-27T22:32:00Z" w16du:dateUtc="2026-09-27T17:32:00Z">
              <w:tcPr>
                <w:tcW w:w="5560" w:type="dxa"/>
                <w:tcMar>
                  <w:top w:w="80" w:type="dxa"/>
                  <w:left w:w="100" w:type="dxa"/>
                  <w:bottom w:w="80" w:type="dxa"/>
                  <w:right w:w="100" w:type="dxa"/>
                </w:tcMar>
                <w:vAlign w:val="center"/>
              </w:tcPr>
            </w:tcPrChange>
          </w:tcPr>
          <w:p w14:paraId="18006A64" w14:textId="03536DC3" w:rsidR="00B02477" w:rsidRPr="00870BA1" w:rsidDel="000D500D" w:rsidRDefault="00000000" w:rsidP="00870BA1">
            <w:pPr>
              <w:rPr>
                <w:del w:id="801" w:author="Anzalna Saeed" w:date="2026-09-27T22:11:00Z" w16du:dateUtc="2026-09-27T17:11:00Z"/>
              </w:rPr>
            </w:pPr>
            <w:del w:id="802" w:author="Anzalna Saeed" w:date="2026-09-27T22:11:00Z" w16du:dateUtc="2026-09-27T17:11:00Z">
              <w:r w:rsidRPr="00870BA1" w:rsidDel="000D500D">
                <w:rPr>
                  <w:rPrChange w:id="803" w:author="Anzalna Saeed" w:date="2026-09-21T23:18:00Z" w16du:dateUtc="2026-09-21T18:18:00Z">
                    <w:rPr>
                      <w:color w:val="000000"/>
                    </w:rPr>
                  </w:rPrChange>
                </w:rPr>
                <w:delText>System shall maintain an editable glossary of domain/technical terms that the validation layer consults before finalizing a translation.</w:delText>
              </w:r>
            </w:del>
          </w:p>
        </w:tc>
        <w:tc>
          <w:tcPr>
            <w:tcW w:w="1207" w:type="dxa"/>
            <w:tcMar>
              <w:top w:w="80" w:type="dxa"/>
              <w:left w:w="100" w:type="dxa"/>
              <w:bottom w:w="80" w:type="dxa"/>
              <w:right w:w="100" w:type="dxa"/>
            </w:tcMar>
            <w:vAlign w:val="center"/>
            <w:tcPrChange w:id="804" w:author="Anzalna Saeed" w:date="2026-09-27T22:32:00Z" w16du:dateUtc="2026-09-27T17:32:00Z">
              <w:tcPr>
                <w:tcW w:w="1400" w:type="dxa"/>
                <w:gridSpan w:val="2"/>
                <w:tcMar>
                  <w:top w:w="80" w:type="dxa"/>
                  <w:left w:w="100" w:type="dxa"/>
                  <w:bottom w:w="80" w:type="dxa"/>
                  <w:right w:w="100" w:type="dxa"/>
                </w:tcMar>
                <w:vAlign w:val="center"/>
              </w:tcPr>
            </w:tcPrChange>
          </w:tcPr>
          <w:p w14:paraId="62FE2CEF" w14:textId="3A8E9801" w:rsidR="00B02477" w:rsidRPr="00870BA1" w:rsidDel="000D500D" w:rsidRDefault="00000000" w:rsidP="00870BA1">
            <w:pPr>
              <w:rPr>
                <w:del w:id="805" w:author="Anzalna Saeed" w:date="2026-09-27T22:11:00Z" w16du:dateUtc="2026-09-27T17:11:00Z"/>
              </w:rPr>
            </w:pPr>
            <w:del w:id="806" w:author="Anzalna Saeed" w:date="2026-09-27T22:11:00Z" w16du:dateUtc="2026-09-27T17:11:00Z">
              <w:r w:rsidRPr="00870BA1" w:rsidDel="000D500D">
                <w:rPr>
                  <w:rPrChange w:id="807" w:author="Anzalna Saeed" w:date="2026-09-21T23:18:00Z" w16du:dateUtc="2026-09-21T18:18:00Z">
                    <w:rPr>
                      <w:color w:val="000000"/>
                    </w:rPr>
                  </w:rPrChange>
                </w:rPr>
                <w:delText>High</w:delText>
              </w:r>
            </w:del>
          </w:p>
        </w:tc>
        <w:tc>
          <w:tcPr>
            <w:tcW w:w="1498" w:type="dxa"/>
            <w:tcMar>
              <w:top w:w="80" w:type="dxa"/>
              <w:left w:w="100" w:type="dxa"/>
              <w:bottom w:w="80" w:type="dxa"/>
              <w:right w:w="100" w:type="dxa"/>
            </w:tcMar>
            <w:vAlign w:val="center"/>
            <w:tcPrChange w:id="808" w:author="Anzalna Saeed" w:date="2026-09-27T22:32:00Z" w16du:dateUtc="2026-09-27T17:32:00Z">
              <w:tcPr>
                <w:tcW w:w="1500" w:type="dxa"/>
                <w:gridSpan w:val="2"/>
                <w:tcMar>
                  <w:top w:w="80" w:type="dxa"/>
                  <w:left w:w="100" w:type="dxa"/>
                  <w:bottom w:w="80" w:type="dxa"/>
                  <w:right w:w="100" w:type="dxa"/>
                </w:tcMar>
                <w:vAlign w:val="center"/>
              </w:tcPr>
            </w:tcPrChange>
          </w:tcPr>
          <w:p w14:paraId="4C0EA5EA" w14:textId="0448BC96" w:rsidR="00B02477" w:rsidRPr="00870BA1" w:rsidDel="000D500D" w:rsidRDefault="00000000" w:rsidP="00870BA1">
            <w:pPr>
              <w:rPr>
                <w:del w:id="809" w:author="Anzalna Saeed" w:date="2026-09-27T22:11:00Z" w16du:dateUtc="2026-09-27T17:11:00Z"/>
              </w:rPr>
            </w:pPr>
            <w:del w:id="810" w:author="Anzalna Saeed" w:date="2026-09-27T22:11:00Z" w16du:dateUtc="2026-09-27T17:11:00Z">
              <w:r w:rsidRPr="00870BA1" w:rsidDel="000D500D">
                <w:rPr>
                  <w:rPrChange w:id="811" w:author="Anzalna Saeed" w:date="2026-09-21T23:18:00Z" w16du:dateUtc="2026-09-21T18:18:00Z">
                    <w:rPr>
                      <w:color w:val="000000"/>
                    </w:rPr>
                  </w:rPrChange>
                </w:rPr>
                <w:delText>Derived</w:delText>
              </w:r>
            </w:del>
          </w:p>
        </w:tc>
      </w:tr>
      <w:tr w:rsidR="00B02477" w:rsidRPr="00870BA1" w14:paraId="4030CD40" w14:textId="77777777" w:rsidTr="0052165C">
        <w:tc>
          <w:tcPr>
            <w:tcW w:w="896" w:type="dxa"/>
            <w:shd w:val="clear" w:color="auto" w:fill="F5F9FA"/>
            <w:tcMar>
              <w:top w:w="80" w:type="dxa"/>
              <w:left w:w="100" w:type="dxa"/>
              <w:bottom w:w="80" w:type="dxa"/>
              <w:right w:w="100" w:type="dxa"/>
            </w:tcMar>
            <w:vAlign w:val="center"/>
            <w:tcPrChange w:id="812" w:author="Anzalna Saeed" w:date="2026-09-27T22:32:00Z" w16du:dateUtc="2026-09-27T17:32:00Z">
              <w:tcPr>
                <w:tcW w:w="900" w:type="dxa"/>
                <w:gridSpan w:val="2"/>
                <w:shd w:val="clear" w:color="auto" w:fill="F5F9FA"/>
                <w:tcMar>
                  <w:top w:w="80" w:type="dxa"/>
                  <w:left w:w="100" w:type="dxa"/>
                  <w:bottom w:w="80" w:type="dxa"/>
                  <w:right w:w="100" w:type="dxa"/>
                </w:tcMar>
                <w:vAlign w:val="center"/>
              </w:tcPr>
            </w:tcPrChange>
          </w:tcPr>
          <w:p w14:paraId="3A76C772" w14:textId="77777777" w:rsidR="00B02477" w:rsidRPr="00870BA1" w:rsidRDefault="00000000" w:rsidP="00870BA1">
            <w:r w:rsidRPr="00870BA1">
              <w:rPr>
                <w:rPrChange w:id="813" w:author="Anzalna Saeed" w:date="2026-09-21T23:18:00Z" w16du:dateUtc="2026-09-21T18:18:00Z">
                  <w:rPr>
                    <w:color w:val="000000"/>
                  </w:rPr>
                </w:rPrChange>
              </w:rPr>
              <w:t>FR-10</w:t>
            </w:r>
          </w:p>
        </w:tc>
        <w:tc>
          <w:tcPr>
            <w:tcW w:w="5759" w:type="dxa"/>
            <w:shd w:val="clear" w:color="auto" w:fill="F5F9FA"/>
            <w:tcMar>
              <w:top w:w="80" w:type="dxa"/>
              <w:left w:w="100" w:type="dxa"/>
              <w:bottom w:w="80" w:type="dxa"/>
              <w:right w:w="100" w:type="dxa"/>
            </w:tcMar>
            <w:vAlign w:val="center"/>
            <w:tcPrChange w:id="814" w:author="Anzalna Saeed" w:date="2026-09-27T22:32:00Z" w16du:dateUtc="2026-09-27T17:32:00Z">
              <w:tcPr>
                <w:tcW w:w="5560" w:type="dxa"/>
                <w:shd w:val="clear" w:color="auto" w:fill="F5F9FA"/>
                <w:tcMar>
                  <w:top w:w="80" w:type="dxa"/>
                  <w:left w:w="100" w:type="dxa"/>
                  <w:bottom w:w="80" w:type="dxa"/>
                  <w:right w:w="100" w:type="dxa"/>
                </w:tcMar>
                <w:vAlign w:val="center"/>
              </w:tcPr>
            </w:tcPrChange>
          </w:tcPr>
          <w:p w14:paraId="79CE2AE4" w14:textId="77777777" w:rsidR="00B02477" w:rsidRPr="00870BA1" w:rsidRDefault="00000000" w:rsidP="00870BA1">
            <w:r w:rsidRPr="00870BA1">
              <w:rPr>
                <w:rPrChange w:id="815" w:author="Anzalna Saeed" w:date="2026-09-21T23:18:00Z" w16du:dateUtc="2026-09-21T18:18:00Z">
                  <w:rPr>
                    <w:color w:val="000000"/>
                  </w:rPr>
                </w:rPrChange>
              </w:rPr>
              <w:t>System shall display a confidence indicator and, where relevant, offer alternate translations for ambiguous terms.</w:t>
            </w:r>
          </w:p>
        </w:tc>
        <w:tc>
          <w:tcPr>
            <w:tcW w:w="1207" w:type="dxa"/>
            <w:shd w:val="clear" w:color="auto" w:fill="F5F9FA"/>
            <w:tcMar>
              <w:top w:w="80" w:type="dxa"/>
              <w:left w:w="100" w:type="dxa"/>
              <w:bottom w:w="80" w:type="dxa"/>
              <w:right w:w="100" w:type="dxa"/>
            </w:tcMar>
            <w:vAlign w:val="center"/>
            <w:tcPrChange w:id="816" w:author="Anzalna Saeed" w:date="2026-09-27T22:32:00Z" w16du:dateUtc="2026-09-27T17:32:00Z">
              <w:tcPr>
                <w:tcW w:w="1400" w:type="dxa"/>
                <w:gridSpan w:val="2"/>
                <w:shd w:val="clear" w:color="auto" w:fill="F5F9FA"/>
                <w:tcMar>
                  <w:top w:w="80" w:type="dxa"/>
                  <w:left w:w="100" w:type="dxa"/>
                  <w:bottom w:w="80" w:type="dxa"/>
                  <w:right w:w="100" w:type="dxa"/>
                </w:tcMar>
                <w:vAlign w:val="center"/>
              </w:tcPr>
            </w:tcPrChange>
          </w:tcPr>
          <w:p w14:paraId="75505BCB" w14:textId="77777777" w:rsidR="00B02477" w:rsidRPr="00870BA1" w:rsidRDefault="00000000" w:rsidP="00870BA1">
            <w:r w:rsidRPr="00870BA1">
              <w:rPr>
                <w:rPrChange w:id="817" w:author="Anzalna Saeed" w:date="2026-09-21T23:18:00Z" w16du:dateUtc="2026-09-21T18:18:00Z">
                  <w:rPr>
                    <w:color w:val="000000"/>
                  </w:rPr>
                </w:rPrChange>
              </w:rPr>
              <w:t>Medium</w:t>
            </w:r>
          </w:p>
        </w:tc>
        <w:tc>
          <w:tcPr>
            <w:tcW w:w="1498" w:type="dxa"/>
            <w:shd w:val="clear" w:color="auto" w:fill="F5F9FA"/>
            <w:tcMar>
              <w:top w:w="80" w:type="dxa"/>
              <w:left w:w="100" w:type="dxa"/>
              <w:bottom w:w="80" w:type="dxa"/>
              <w:right w:w="100" w:type="dxa"/>
            </w:tcMar>
            <w:vAlign w:val="center"/>
            <w:tcPrChange w:id="818" w:author="Anzalna Saeed" w:date="2026-09-27T22:32:00Z" w16du:dateUtc="2026-09-27T17:32:00Z">
              <w:tcPr>
                <w:tcW w:w="1500" w:type="dxa"/>
                <w:gridSpan w:val="2"/>
                <w:shd w:val="clear" w:color="auto" w:fill="F5F9FA"/>
                <w:tcMar>
                  <w:top w:w="80" w:type="dxa"/>
                  <w:left w:w="100" w:type="dxa"/>
                  <w:bottom w:w="80" w:type="dxa"/>
                  <w:right w:w="100" w:type="dxa"/>
                </w:tcMar>
                <w:vAlign w:val="center"/>
              </w:tcPr>
            </w:tcPrChange>
          </w:tcPr>
          <w:p w14:paraId="26DE7B66" w14:textId="77777777" w:rsidR="00B02477" w:rsidRPr="00870BA1" w:rsidRDefault="00000000" w:rsidP="00870BA1">
            <w:r w:rsidRPr="00870BA1">
              <w:rPr>
                <w:rPrChange w:id="819" w:author="Anzalna Saeed" w:date="2026-09-21T23:18:00Z" w16du:dateUtc="2026-09-21T18:18:00Z">
                  <w:rPr>
                    <w:color w:val="000000"/>
                  </w:rPr>
                </w:rPrChange>
              </w:rPr>
              <w:t>Derived</w:t>
            </w:r>
          </w:p>
        </w:tc>
      </w:tr>
      <w:tr w:rsidR="00B02477" w:rsidRPr="00870BA1" w14:paraId="6A943DCF" w14:textId="77777777" w:rsidTr="0052165C">
        <w:tc>
          <w:tcPr>
            <w:tcW w:w="896" w:type="dxa"/>
            <w:tcMar>
              <w:top w:w="80" w:type="dxa"/>
              <w:left w:w="100" w:type="dxa"/>
              <w:bottom w:w="80" w:type="dxa"/>
              <w:right w:w="100" w:type="dxa"/>
            </w:tcMar>
            <w:vAlign w:val="center"/>
            <w:tcPrChange w:id="820" w:author="Anzalna Saeed" w:date="2026-09-27T22:32:00Z" w16du:dateUtc="2026-09-27T17:32:00Z">
              <w:tcPr>
                <w:tcW w:w="900" w:type="dxa"/>
                <w:gridSpan w:val="2"/>
                <w:tcMar>
                  <w:top w:w="80" w:type="dxa"/>
                  <w:left w:w="100" w:type="dxa"/>
                  <w:bottom w:w="80" w:type="dxa"/>
                  <w:right w:w="100" w:type="dxa"/>
                </w:tcMar>
                <w:vAlign w:val="center"/>
              </w:tcPr>
            </w:tcPrChange>
          </w:tcPr>
          <w:p w14:paraId="2B3ED7E2" w14:textId="77777777" w:rsidR="00B02477" w:rsidRPr="00870BA1" w:rsidRDefault="00000000" w:rsidP="00870BA1">
            <w:r w:rsidRPr="00870BA1">
              <w:rPr>
                <w:rPrChange w:id="821" w:author="Anzalna Saeed" w:date="2026-09-21T23:18:00Z" w16du:dateUtc="2026-09-21T18:18:00Z">
                  <w:rPr>
                    <w:color w:val="000000"/>
                  </w:rPr>
                </w:rPrChange>
              </w:rPr>
              <w:t>FR-11</w:t>
            </w:r>
          </w:p>
        </w:tc>
        <w:tc>
          <w:tcPr>
            <w:tcW w:w="5759" w:type="dxa"/>
            <w:tcMar>
              <w:top w:w="80" w:type="dxa"/>
              <w:left w:w="100" w:type="dxa"/>
              <w:bottom w:w="80" w:type="dxa"/>
              <w:right w:w="100" w:type="dxa"/>
            </w:tcMar>
            <w:vAlign w:val="center"/>
            <w:tcPrChange w:id="822" w:author="Anzalna Saeed" w:date="2026-09-27T22:32:00Z" w16du:dateUtc="2026-09-27T17:32:00Z">
              <w:tcPr>
                <w:tcW w:w="5560" w:type="dxa"/>
                <w:tcMar>
                  <w:top w:w="80" w:type="dxa"/>
                  <w:left w:w="100" w:type="dxa"/>
                  <w:bottom w:w="80" w:type="dxa"/>
                  <w:right w:w="100" w:type="dxa"/>
                </w:tcMar>
                <w:vAlign w:val="center"/>
              </w:tcPr>
            </w:tcPrChange>
          </w:tcPr>
          <w:p w14:paraId="24ECC575" w14:textId="77777777" w:rsidR="00B02477" w:rsidRPr="00870BA1" w:rsidRDefault="00000000" w:rsidP="00870BA1">
            <w:r w:rsidRPr="00870BA1">
              <w:rPr>
                <w:rPrChange w:id="823" w:author="Anzalna Saeed" w:date="2026-09-21T23:18:00Z" w16du:dateUtc="2026-09-21T18:18:00Z">
                  <w:rPr>
                    <w:color w:val="000000"/>
                  </w:rPr>
                </w:rPrChange>
              </w:rPr>
              <w:t>System shall allow the user to search and filter their translation history (by date, keyword, or language pair).</w:t>
            </w:r>
          </w:p>
        </w:tc>
        <w:tc>
          <w:tcPr>
            <w:tcW w:w="1207" w:type="dxa"/>
            <w:tcMar>
              <w:top w:w="80" w:type="dxa"/>
              <w:left w:w="100" w:type="dxa"/>
              <w:bottom w:w="80" w:type="dxa"/>
              <w:right w:w="100" w:type="dxa"/>
            </w:tcMar>
            <w:vAlign w:val="center"/>
            <w:tcPrChange w:id="824" w:author="Anzalna Saeed" w:date="2026-09-27T22:32:00Z" w16du:dateUtc="2026-09-27T17:32:00Z">
              <w:tcPr>
                <w:tcW w:w="1400" w:type="dxa"/>
                <w:gridSpan w:val="2"/>
                <w:tcMar>
                  <w:top w:w="80" w:type="dxa"/>
                  <w:left w:w="100" w:type="dxa"/>
                  <w:bottom w:w="80" w:type="dxa"/>
                  <w:right w:w="100" w:type="dxa"/>
                </w:tcMar>
                <w:vAlign w:val="center"/>
              </w:tcPr>
            </w:tcPrChange>
          </w:tcPr>
          <w:p w14:paraId="2A5FD081" w14:textId="6A51FEE3" w:rsidR="00B02477" w:rsidRPr="00870BA1" w:rsidRDefault="00000000" w:rsidP="00870BA1">
            <w:del w:id="825" w:author="Anzalna Saeed" w:date="2026-09-21T23:13:00Z" w16du:dateUtc="2026-09-21T18:13:00Z">
              <w:r w:rsidRPr="00870BA1" w:rsidDel="00870BA1">
                <w:rPr>
                  <w:rPrChange w:id="826" w:author="Anzalna Saeed" w:date="2026-09-21T23:18:00Z" w16du:dateUtc="2026-09-21T18:18:00Z">
                    <w:rPr>
                      <w:color w:val="000000"/>
                    </w:rPr>
                  </w:rPrChange>
                </w:rPr>
                <w:delText>Medium</w:delText>
              </w:r>
            </w:del>
            <w:ins w:id="827" w:author="Anzalna Saeed" w:date="2026-09-21T23:13:00Z" w16du:dateUtc="2026-09-21T18:13:00Z">
              <w:r w:rsidR="00870BA1" w:rsidRPr="00870BA1">
                <w:rPr>
                  <w:rPrChange w:id="828" w:author="Anzalna Saeed" w:date="2026-09-21T23:18:00Z" w16du:dateUtc="2026-09-21T18:18:00Z">
                    <w:rPr>
                      <w:color w:val="000000"/>
                    </w:rPr>
                  </w:rPrChange>
                </w:rPr>
                <w:t>Low</w:t>
              </w:r>
            </w:ins>
          </w:p>
        </w:tc>
        <w:tc>
          <w:tcPr>
            <w:tcW w:w="1498" w:type="dxa"/>
            <w:tcMar>
              <w:top w:w="80" w:type="dxa"/>
              <w:left w:w="100" w:type="dxa"/>
              <w:bottom w:w="80" w:type="dxa"/>
              <w:right w:w="100" w:type="dxa"/>
            </w:tcMar>
            <w:vAlign w:val="center"/>
            <w:tcPrChange w:id="829" w:author="Anzalna Saeed" w:date="2026-09-27T22:32:00Z" w16du:dateUtc="2026-09-27T17:32:00Z">
              <w:tcPr>
                <w:tcW w:w="1500" w:type="dxa"/>
                <w:gridSpan w:val="2"/>
                <w:tcMar>
                  <w:top w:w="80" w:type="dxa"/>
                  <w:left w:w="100" w:type="dxa"/>
                  <w:bottom w:w="80" w:type="dxa"/>
                  <w:right w:w="100" w:type="dxa"/>
                </w:tcMar>
                <w:vAlign w:val="center"/>
              </w:tcPr>
            </w:tcPrChange>
          </w:tcPr>
          <w:p w14:paraId="38CEA4C7" w14:textId="77777777" w:rsidR="00B02477" w:rsidRPr="00870BA1" w:rsidRDefault="00000000" w:rsidP="00870BA1">
            <w:r w:rsidRPr="00870BA1">
              <w:rPr>
                <w:rPrChange w:id="830" w:author="Anzalna Saeed" w:date="2026-09-21T23:18:00Z" w16du:dateUtc="2026-09-21T18:18:00Z">
                  <w:rPr>
                    <w:color w:val="000000"/>
                  </w:rPr>
                </w:rPrChange>
              </w:rPr>
              <w:t>Derived</w:t>
            </w:r>
          </w:p>
        </w:tc>
      </w:tr>
      <w:tr w:rsidR="00B02477" w:rsidRPr="00870BA1" w14:paraId="5C6E3261" w14:textId="77777777" w:rsidTr="0052165C">
        <w:tc>
          <w:tcPr>
            <w:tcW w:w="896" w:type="dxa"/>
            <w:shd w:val="clear" w:color="auto" w:fill="F5F9FA"/>
            <w:tcMar>
              <w:top w:w="80" w:type="dxa"/>
              <w:left w:w="100" w:type="dxa"/>
              <w:bottom w:w="80" w:type="dxa"/>
              <w:right w:w="100" w:type="dxa"/>
            </w:tcMar>
            <w:vAlign w:val="center"/>
            <w:tcPrChange w:id="831" w:author="Anzalna Saeed" w:date="2026-09-27T22:32:00Z" w16du:dateUtc="2026-09-27T17:32:00Z">
              <w:tcPr>
                <w:tcW w:w="900" w:type="dxa"/>
                <w:gridSpan w:val="2"/>
                <w:shd w:val="clear" w:color="auto" w:fill="F5F9FA"/>
                <w:tcMar>
                  <w:top w:w="80" w:type="dxa"/>
                  <w:left w:w="100" w:type="dxa"/>
                  <w:bottom w:w="80" w:type="dxa"/>
                  <w:right w:w="100" w:type="dxa"/>
                </w:tcMar>
                <w:vAlign w:val="center"/>
              </w:tcPr>
            </w:tcPrChange>
          </w:tcPr>
          <w:p w14:paraId="54140E08" w14:textId="77777777" w:rsidR="00B02477" w:rsidRPr="00870BA1" w:rsidRDefault="00000000" w:rsidP="00870BA1">
            <w:r w:rsidRPr="00870BA1">
              <w:rPr>
                <w:rPrChange w:id="832" w:author="Anzalna Saeed" w:date="2026-09-21T23:18:00Z" w16du:dateUtc="2026-09-21T18:18:00Z">
                  <w:rPr>
                    <w:color w:val="000000"/>
                  </w:rPr>
                </w:rPrChange>
              </w:rPr>
              <w:t>FR-12</w:t>
            </w:r>
          </w:p>
        </w:tc>
        <w:tc>
          <w:tcPr>
            <w:tcW w:w="5759" w:type="dxa"/>
            <w:shd w:val="clear" w:color="auto" w:fill="F5F9FA"/>
            <w:tcMar>
              <w:top w:w="80" w:type="dxa"/>
              <w:left w:w="100" w:type="dxa"/>
              <w:bottom w:w="80" w:type="dxa"/>
              <w:right w:w="100" w:type="dxa"/>
            </w:tcMar>
            <w:vAlign w:val="center"/>
            <w:tcPrChange w:id="833" w:author="Anzalna Saeed" w:date="2026-09-27T22:32:00Z" w16du:dateUtc="2026-09-27T17:32:00Z">
              <w:tcPr>
                <w:tcW w:w="5560" w:type="dxa"/>
                <w:shd w:val="clear" w:color="auto" w:fill="F5F9FA"/>
                <w:tcMar>
                  <w:top w:w="80" w:type="dxa"/>
                  <w:left w:w="100" w:type="dxa"/>
                  <w:bottom w:w="80" w:type="dxa"/>
                  <w:right w:w="100" w:type="dxa"/>
                </w:tcMar>
                <w:vAlign w:val="center"/>
              </w:tcPr>
            </w:tcPrChange>
          </w:tcPr>
          <w:p w14:paraId="206B2EF6" w14:textId="77777777" w:rsidR="00B02477" w:rsidRPr="00870BA1" w:rsidRDefault="00000000" w:rsidP="00870BA1">
            <w:r w:rsidRPr="00870BA1">
              <w:rPr>
                <w:rPrChange w:id="834" w:author="Anzalna Saeed" w:date="2026-09-21T23:18:00Z" w16du:dateUtc="2026-09-21T18:18:00Z">
                  <w:rPr>
                    <w:color w:val="000000"/>
                  </w:rPr>
                </w:rPrChange>
              </w:rPr>
              <w:t>System shall log the difference (“change set”) between the base model’s raw output and the validation layer’s corrected output for every translation, for audit and evaluation purposes.</w:t>
            </w:r>
          </w:p>
        </w:tc>
        <w:tc>
          <w:tcPr>
            <w:tcW w:w="1207" w:type="dxa"/>
            <w:shd w:val="clear" w:color="auto" w:fill="F5F9FA"/>
            <w:tcMar>
              <w:top w:w="80" w:type="dxa"/>
              <w:left w:w="100" w:type="dxa"/>
              <w:bottom w:w="80" w:type="dxa"/>
              <w:right w:w="100" w:type="dxa"/>
            </w:tcMar>
            <w:vAlign w:val="center"/>
            <w:tcPrChange w:id="835" w:author="Anzalna Saeed" w:date="2026-09-27T22:32:00Z" w16du:dateUtc="2026-09-27T17:32:00Z">
              <w:tcPr>
                <w:tcW w:w="1400" w:type="dxa"/>
                <w:gridSpan w:val="2"/>
                <w:shd w:val="clear" w:color="auto" w:fill="F5F9FA"/>
                <w:tcMar>
                  <w:top w:w="80" w:type="dxa"/>
                  <w:left w:w="100" w:type="dxa"/>
                  <w:bottom w:w="80" w:type="dxa"/>
                  <w:right w:w="100" w:type="dxa"/>
                </w:tcMar>
                <w:vAlign w:val="center"/>
              </w:tcPr>
            </w:tcPrChange>
          </w:tcPr>
          <w:p w14:paraId="4AF555FA" w14:textId="77777777" w:rsidR="00B02477" w:rsidRPr="00870BA1" w:rsidRDefault="00000000" w:rsidP="00870BA1">
            <w:r w:rsidRPr="00870BA1">
              <w:rPr>
                <w:rPrChange w:id="836" w:author="Anzalna Saeed" w:date="2026-09-21T23:18:00Z" w16du:dateUtc="2026-09-21T18:18:00Z">
                  <w:rPr>
                    <w:color w:val="000000"/>
                  </w:rPr>
                </w:rPrChange>
              </w:rPr>
              <w:t>High</w:t>
            </w:r>
          </w:p>
        </w:tc>
        <w:tc>
          <w:tcPr>
            <w:tcW w:w="1498" w:type="dxa"/>
            <w:shd w:val="clear" w:color="auto" w:fill="F5F9FA"/>
            <w:tcMar>
              <w:top w:w="80" w:type="dxa"/>
              <w:left w:w="100" w:type="dxa"/>
              <w:bottom w:w="80" w:type="dxa"/>
              <w:right w:w="100" w:type="dxa"/>
            </w:tcMar>
            <w:vAlign w:val="center"/>
            <w:tcPrChange w:id="837" w:author="Anzalna Saeed" w:date="2026-09-27T22:32:00Z" w16du:dateUtc="2026-09-27T17:32:00Z">
              <w:tcPr>
                <w:tcW w:w="1500" w:type="dxa"/>
                <w:gridSpan w:val="2"/>
                <w:shd w:val="clear" w:color="auto" w:fill="F5F9FA"/>
                <w:tcMar>
                  <w:top w:w="80" w:type="dxa"/>
                  <w:left w:w="100" w:type="dxa"/>
                  <w:bottom w:w="80" w:type="dxa"/>
                  <w:right w:w="100" w:type="dxa"/>
                </w:tcMar>
                <w:vAlign w:val="center"/>
              </w:tcPr>
            </w:tcPrChange>
          </w:tcPr>
          <w:p w14:paraId="40F04404" w14:textId="77777777" w:rsidR="00B02477" w:rsidRPr="00870BA1" w:rsidRDefault="00000000" w:rsidP="00870BA1">
            <w:r w:rsidRPr="00870BA1">
              <w:rPr>
                <w:rPrChange w:id="838" w:author="Anzalna Saeed" w:date="2026-09-21T23:18:00Z" w16du:dateUtc="2026-09-21T18:18:00Z">
                  <w:rPr>
                    <w:color w:val="000000"/>
                  </w:rPr>
                </w:rPrChange>
              </w:rPr>
              <w:t>Derived</w:t>
            </w:r>
          </w:p>
        </w:tc>
      </w:tr>
      <w:tr w:rsidR="00B02477" w:rsidRPr="00870BA1" w14:paraId="6F4A1797" w14:textId="77777777" w:rsidTr="0052165C">
        <w:tc>
          <w:tcPr>
            <w:tcW w:w="896" w:type="dxa"/>
            <w:tcMar>
              <w:top w:w="80" w:type="dxa"/>
              <w:left w:w="100" w:type="dxa"/>
              <w:bottom w:w="80" w:type="dxa"/>
              <w:right w:w="100" w:type="dxa"/>
            </w:tcMar>
            <w:vAlign w:val="center"/>
            <w:tcPrChange w:id="839" w:author="Anzalna Saeed" w:date="2026-09-27T22:32:00Z" w16du:dateUtc="2026-09-27T17:32:00Z">
              <w:tcPr>
                <w:tcW w:w="900" w:type="dxa"/>
                <w:gridSpan w:val="2"/>
                <w:tcMar>
                  <w:top w:w="80" w:type="dxa"/>
                  <w:left w:w="100" w:type="dxa"/>
                  <w:bottom w:w="80" w:type="dxa"/>
                  <w:right w:w="100" w:type="dxa"/>
                </w:tcMar>
                <w:vAlign w:val="center"/>
              </w:tcPr>
            </w:tcPrChange>
          </w:tcPr>
          <w:p w14:paraId="0A8FA6C8" w14:textId="77777777" w:rsidR="00B02477" w:rsidRPr="00870BA1" w:rsidRDefault="00000000" w:rsidP="00870BA1">
            <w:r w:rsidRPr="00870BA1">
              <w:rPr>
                <w:rPrChange w:id="840" w:author="Anzalna Saeed" w:date="2026-09-21T23:18:00Z" w16du:dateUtc="2026-09-21T18:18:00Z">
                  <w:rPr>
                    <w:color w:val="000000"/>
                  </w:rPr>
                </w:rPrChange>
              </w:rPr>
              <w:t>FR-13</w:t>
            </w:r>
          </w:p>
        </w:tc>
        <w:tc>
          <w:tcPr>
            <w:tcW w:w="5759" w:type="dxa"/>
            <w:tcMar>
              <w:top w:w="80" w:type="dxa"/>
              <w:left w:w="100" w:type="dxa"/>
              <w:bottom w:w="80" w:type="dxa"/>
              <w:right w:w="100" w:type="dxa"/>
            </w:tcMar>
            <w:vAlign w:val="center"/>
            <w:tcPrChange w:id="841" w:author="Anzalna Saeed" w:date="2026-09-27T22:32:00Z" w16du:dateUtc="2026-09-27T17:32:00Z">
              <w:tcPr>
                <w:tcW w:w="5560" w:type="dxa"/>
                <w:tcMar>
                  <w:top w:w="80" w:type="dxa"/>
                  <w:left w:w="100" w:type="dxa"/>
                  <w:bottom w:w="80" w:type="dxa"/>
                  <w:right w:w="100" w:type="dxa"/>
                </w:tcMar>
                <w:vAlign w:val="center"/>
              </w:tcPr>
            </w:tcPrChange>
          </w:tcPr>
          <w:p w14:paraId="43FDFD94" w14:textId="77777777" w:rsidR="00B02477" w:rsidRPr="00870BA1" w:rsidRDefault="00000000" w:rsidP="00870BA1">
            <w:r w:rsidRPr="00870BA1">
              <w:rPr>
                <w:rPrChange w:id="842" w:author="Anzalna Saeed" w:date="2026-09-21T23:18:00Z" w16du:dateUtc="2026-09-21T18:18:00Z">
                  <w:rPr>
                    <w:color w:val="000000"/>
                  </w:rPr>
                </w:rPrChange>
              </w:rPr>
              <w:t>System shall allow copying/exporting a translated result.</w:t>
            </w:r>
          </w:p>
        </w:tc>
        <w:tc>
          <w:tcPr>
            <w:tcW w:w="1207" w:type="dxa"/>
            <w:tcMar>
              <w:top w:w="80" w:type="dxa"/>
              <w:left w:w="100" w:type="dxa"/>
              <w:bottom w:w="80" w:type="dxa"/>
              <w:right w:w="100" w:type="dxa"/>
            </w:tcMar>
            <w:vAlign w:val="center"/>
            <w:tcPrChange w:id="843" w:author="Anzalna Saeed" w:date="2026-09-27T22:32:00Z" w16du:dateUtc="2026-09-27T17:32:00Z">
              <w:tcPr>
                <w:tcW w:w="1400" w:type="dxa"/>
                <w:gridSpan w:val="2"/>
                <w:tcMar>
                  <w:top w:w="80" w:type="dxa"/>
                  <w:left w:w="100" w:type="dxa"/>
                  <w:bottom w:w="80" w:type="dxa"/>
                  <w:right w:w="100" w:type="dxa"/>
                </w:tcMar>
                <w:vAlign w:val="center"/>
              </w:tcPr>
            </w:tcPrChange>
          </w:tcPr>
          <w:p w14:paraId="01F5F614" w14:textId="77777777" w:rsidR="00B02477" w:rsidRPr="00870BA1" w:rsidRDefault="00000000" w:rsidP="00870BA1">
            <w:r w:rsidRPr="00870BA1">
              <w:rPr>
                <w:rPrChange w:id="844" w:author="Anzalna Saeed" w:date="2026-09-21T23:18:00Z" w16du:dateUtc="2026-09-21T18:18:00Z">
                  <w:rPr>
                    <w:color w:val="000000"/>
                  </w:rPr>
                </w:rPrChange>
              </w:rPr>
              <w:t>Low</w:t>
            </w:r>
          </w:p>
        </w:tc>
        <w:tc>
          <w:tcPr>
            <w:tcW w:w="1498" w:type="dxa"/>
            <w:tcMar>
              <w:top w:w="80" w:type="dxa"/>
              <w:left w:w="100" w:type="dxa"/>
              <w:bottom w:w="80" w:type="dxa"/>
              <w:right w:w="100" w:type="dxa"/>
            </w:tcMar>
            <w:vAlign w:val="center"/>
            <w:tcPrChange w:id="845" w:author="Anzalna Saeed" w:date="2026-09-27T22:32:00Z" w16du:dateUtc="2026-09-27T17:32:00Z">
              <w:tcPr>
                <w:tcW w:w="1500" w:type="dxa"/>
                <w:gridSpan w:val="2"/>
                <w:tcMar>
                  <w:top w:w="80" w:type="dxa"/>
                  <w:left w:w="100" w:type="dxa"/>
                  <w:bottom w:w="80" w:type="dxa"/>
                  <w:right w:w="100" w:type="dxa"/>
                </w:tcMar>
                <w:vAlign w:val="center"/>
              </w:tcPr>
            </w:tcPrChange>
          </w:tcPr>
          <w:p w14:paraId="53EE128A" w14:textId="77777777" w:rsidR="00B02477" w:rsidRPr="00870BA1" w:rsidRDefault="00000000" w:rsidP="00870BA1">
            <w:r w:rsidRPr="00870BA1">
              <w:rPr>
                <w:rPrChange w:id="846" w:author="Anzalna Saeed" w:date="2026-09-21T23:18:00Z" w16du:dateUtc="2026-09-21T18:18:00Z">
                  <w:rPr>
                    <w:color w:val="000000"/>
                  </w:rPr>
                </w:rPrChange>
              </w:rPr>
              <w:t>Derived</w:t>
            </w:r>
          </w:p>
        </w:tc>
      </w:tr>
      <w:tr w:rsidR="00B02477" w:rsidRPr="00870BA1" w14:paraId="633D1487" w14:textId="77777777" w:rsidTr="0052165C">
        <w:tc>
          <w:tcPr>
            <w:tcW w:w="896" w:type="dxa"/>
            <w:shd w:val="clear" w:color="auto" w:fill="F5F9FA"/>
            <w:tcMar>
              <w:top w:w="80" w:type="dxa"/>
              <w:left w:w="100" w:type="dxa"/>
              <w:bottom w:w="80" w:type="dxa"/>
              <w:right w:w="100" w:type="dxa"/>
            </w:tcMar>
            <w:vAlign w:val="center"/>
            <w:tcPrChange w:id="847" w:author="Anzalna Saeed" w:date="2026-09-27T22:32:00Z" w16du:dateUtc="2026-09-27T17:32:00Z">
              <w:tcPr>
                <w:tcW w:w="900" w:type="dxa"/>
                <w:gridSpan w:val="2"/>
                <w:shd w:val="clear" w:color="auto" w:fill="F5F9FA"/>
                <w:tcMar>
                  <w:top w:w="80" w:type="dxa"/>
                  <w:left w:w="100" w:type="dxa"/>
                  <w:bottom w:w="80" w:type="dxa"/>
                  <w:right w:w="100" w:type="dxa"/>
                </w:tcMar>
                <w:vAlign w:val="center"/>
              </w:tcPr>
            </w:tcPrChange>
          </w:tcPr>
          <w:p w14:paraId="0877FC70" w14:textId="77777777" w:rsidR="00B02477" w:rsidRPr="00870BA1" w:rsidRDefault="00000000" w:rsidP="00870BA1">
            <w:r w:rsidRPr="00870BA1">
              <w:rPr>
                <w:rPrChange w:id="848" w:author="Anzalna Saeed" w:date="2026-09-21T23:18:00Z" w16du:dateUtc="2026-09-21T18:18:00Z">
                  <w:rPr>
                    <w:color w:val="000000"/>
                  </w:rPr>
                </w:rPrChange>
              </w:rPr>
              <w:t>FR-14</w:t>
            </w:r>
          </w:p>
        </w:tc>
        <w:tc>
          <w:tcPr>
            <w:tcW w:w="5759" w:type="dxa"/>
            <w:shd w:val="clear" w:color="auto" w:fill="F5F9FA"/>
            <w:tcMar>
              <w:top w:w="80" w:type="dxa"/>
              <w:left w:w="100" w:type="dxa"/>
              <w:bottom w:w="80" w:type="dxa"/>
              <w:right w:w="100" w:type="dxa"/>
            </w:tcMar>
            <w:vAlign w:val="center"/>
            <w:tcPrChange w:id="849" w:author="Anzalna Saeed" w:date="2026-09-27T22:32:00Z" w16du:dateUtc="2026-09-27T17:32:00Z">
              <w:tcPr>
                <w:tcW w:w="5560" w:type="dxa"/>
                <w:shd w:val="clear" w:color="auto" w:fill="F5F9FA"/>
                <w:tcMar>
                  <w:top w:w="80" w:type="dxa"/>
                  <w:left w:w="100" w:type="dxa"/>
                  <w:bottom w:w="80" w:type="dxa"/>
                  <w:right w:w="100" w:type="dxa"/>
                </w:tcMar>
                <w:vAlign w:val="center"/>
              </w:tcPr>
            </w:tcPrChange>
          </w:tcPr>
          <w:p w14:paraId="7E1BFC79" w14:textId="77777777" w:rsidR="00B02477" w:rsidRPr="00870BA1" w:rsidRDefault="00000000" w:rsidP="00870BA1">
            <w:r w:rsidRPr="00870BA1">
              <w:rPr>
                <w:rPrChange w:id="850" w:author="Anzalna Saeed" w:date="2026-09-21T23:18:00Z" w16du:dateUtc="2026-09-21T18:18:00Z">
                  <w:rPr>
                    <w:color w:val="000000"/>
                  </w:rPr>
                </w:rPrChange>
              </w:rPr>
              <w:t>System shall provide an admin view summarizing feedback trends and validation-layer correction rates.</w:t>
            </w:r>
          </w:p>
        </w:tc>
        <w:tc>
          <w:tcPr>
            <w:tcW w:w="1207" w:type="dxa"/>
            <w:shd w:val="clear" w:color="auto" w:fill="F5F9FA"/>
            <w:tcMar>
              <w:top w:w="80" w:type="dxa"/>
              <w:left w:w="100" w:type="dxa"/>
              <w:bottom w:w="80" w:type="dxa"/>
              <w:right w:w="100" w:type="dxa"/>
            </w:tcMar>
            <w:vAlign w:val="center"/>
            <w:tcPrChange w:id="851" w:author="Anzalna Saeed" w:date="2026-09-27T22:32:00Z" w16du:dateUtc="2026-09-27T17:32:00Z">
              <w:tcPr>
                <w:tcW w:w="1400" w:type="dxa"/>
                <w:gridSpan w:val="2"/>
                <w:shd w:val="clear" w:color="auto" w:fill="F5F9FA"/>
                <w:tcMar>
                  <w:top w:w="80" w:type="dxa"/>
                  <w:left w:w="100" w:type="dxa"/>
                  <w:bottom w:w="80" w:type="dxa"/>
                  <w:right w:w="100" w:type="dxa"/>
                </w:tcMar>
                <w:vAlign w:val="center"/>
              </w:tcPr>
            </w:tcPrChange>
          </w:tcPr>
          <w:p w14:paraId="12B1991C" w14:textId="5AFAD62B" w:rsidR="00B02477" w:rsidRPr="00870BA1" w:rsidRDefault="00000000" w:rsidP="00870BA1">
            <w:del w:id="852" w:author="Anzalna Saeed" w:date="2026-09-27T22:11:00Z" w16du:dateUtc="2026-09-27T17:11:00Z">
              <w:r w:rsidRPr="00870BA1" w:rsidDel="000D500D">
                <w:rPr>
                  <w:rPrChange w:id="853" w:author="Anzalna Saeed" w:date="2026-09-21T23:18:00Z" w16du:dateUtc="2026-09-21T18:18:00Z">
                    <w:rPr>
                      <w:color w:val="000000"/>
                    </w:rPr>
                  </w:rPrChange>
                </w:rPr>
                <w:delText>Medium</w:delText>
              </w:r>
            </w:del>
            <w:ins w:id="854" w:author="Anzalna Saeed" w:date="2026-09-27T22:11:00Z" w16du:dateUtc="2026-09-27T17:11:00Z">
              <w:r w:rsidR="000D500D">
                <w:t>Low</w:t>
              </w:r>
            </w:ins>
          </w:p>
        </w:tc>
        <w:tc>
          <w:tcPr>
            <w:tcW w:w="1498" w:type="dxa"/>
            <w:shd w:val="clear" w:color="auto" w:fill="F5F9FA"/>
            <w:tcMar>
              <w:top w:w="80" w:type="dxa"/>
              <w:left w:w="100" w:type="dxa"/>
              <w:bottom w:w="80" w:type="dxa"/>
              <w:right w:w="100" w:type="dxa"/>
            </w:tcMar>
            <w:vAlign w:val="center"/>
            <w:tcPrChange w:id="855" w:author="Anzalna Saeed" w:date="2026-09-27T22:32:00Z" w16du:dateUtc="2026-09-27T17:32:00Z">
              <w:tcPr>
                <w:tcW w:w="1500" w:type="dxa"/>
                <w:gridSpan w:val="2"/>
                <w:shd w:val="clear" w:color="auto" w:fill="F5F9FA"/>
                <w:tcMar>
                  <w:top w:w="80" w:type="dxa"/>
                  <w:left w:w="100" w:type="dxa"/>
                  <w:bottom w:w="80" w:type="dxa"/>
                  <w:right w:w="100" w:type="dxa"/>
                </w:tcMar>
                <w:vAlign w:val="center"/>
              </w:tcPr>
            </w:tcPrChange>
          </w:tcPr>
          <w:p w14:paraId="424B710F" w14:textId="77777777" w:rsidR="00B02477" w:rsidRPr="00870BA1" w:rsidRDefault="00000000" w:rsidP="00870BA1">
            <w:r w:rsidRPr="00870BA1">
              <w:rPr>
                <w:rPrChange w:id="856" w:author="Anzalna Saeed" w:date="2026-09-21T23:18:00Z" w16du:dateUtc="2026-09-21T18:18:00Z">
                  <w:rPr>
                    <w:color w:val="000000"/>
                  </w:rPr>
                </w:rPrChange>
              </w:rPr>
              <w:t>Derived</w:t>
            </w:r>
          </w:p>
        </w:tc>
      </w:tr>
    </w:tbl>
    <w:p w14:paraId="39497535" w14:textId="77777777" w:rsidR="00B02477" w:rsidRPr="00870BA1" w:rsidRDefault="00B02477">
      <w:pPr>
        <w:spacing w:after="120"/>
        <w:rPr>
          <w:rFonts w:cs="Times New Roman"/>
        </w:rPr>
      </w:pPr>
    </w:p>
    <w:p w14:paraId="522236E3" w14:textId="77777777" w:rsidR="00B02477" w:rsidRPr="00870BA1" w:rsidRDefault="00000000">
      <w:pPr>
        <w:pStyle w:val="Heading2"/>
        <w:pPrChange w:id="857" w:author="Anzalna Saeed" w:date="2026-09-21T23:14:00Z" w16du:dateUtc="2026-09-21T18:14:00Z">
          <w:pPr>
            <w:pStyle w:val="Heading2"/>
            <w:spacing w:before="260"/>
          </w:pPr>
        </w:pPrChange>
      </w:pPr>
      <w:bookmarkStart w:id="858" w:name="_Toc240921954"/>
      <w:bookmarkStart w:id="859" w:name="_Toc241440703"/>
      <w:r w:rsidRPr="00870BA1">
        <w:rPr>
          <w:rPrChange w:id="860" w:author="Anzalna Saeed" w:date="2026-09-21T23:18:00Z" w16du:dateUtc="2026-09-21T18:18:00Z">
            <w:rPr>
              <w:rFonts w:cs="Times New Roman"/>
              <w:bCs/>
              <w:color w:val="1F4E5F"/>
              <w:sz w:val="24"/>
              <w:szCs w:val="24"/>
            </w:rPr>
          </w:rPrChange>
        </w:rPr>
        <w:t>2.2 Non-Functional Requirements</w:t>
      </w:r>
      <w:bookmarkEnd w:id="858"/>
      <w:bookmarkEnd w:id="859"/>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Change w:id="861" w:author="Anzalna Saeed" w:date="2026-09-27T22:33:00Z" w16du:dateUtc="2026-09-27T17:33:00Z">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PrChange>
      </w:tblPr>
      <w:tblGrid>
        <w:gridCol w:w="1094"/>
        <w:gridCol w:w="1680"/>
        <w:gridCol w:w="6586"/>
        <w:tblGridChange w:id="862">
          <w:tblGrid>
            <w:gridCol w:w="1094"/>
            <w:gridCol w:w="6"/>
            <w:gridCol w:w="1674"/>
            <w:gridCol w:w="326"/>
            <w:gridCol w:w="6260"/>
          </w:tblGrid>
        </w:tblGridChange>
      </w:tblGrid>
      <w:tr w:rsidR="00B02477" w:rsidRPr="00870BA1" w14:paraId="762400F0" w14:textId="77777777" w:rsidTr="0052165C">
        <w:trPr>
          <w:tblHeader/>
          <w:trPrChange w:id="863" w:author="Anzalna Saeed" w:date="2026-09-27T22:33:00Z" w16du:dateUtc="2026-09-27T17:33:00Z">
            <w:trPr>
              <w:tblHeader/>
            </w:trPr>
          </w:trPrChange>
        </w:trPr>
        <w:tc>
          <w:tcPr>
            <w:tcW w:w="1100" w:type="dxa"/>
            <w:shd w:val="clear" w:color="auto" w:fill="1F4E5F"/>
            <w:tcMar>
              <w:top w:w="80" w:type="dxa"/>
              <w:left w:w="100" w:type="dxa"/>
              <w:bottom w:w="80" w:type="dxa"/>
              <w:right w:w="100" w:type="dxa"/>
            </w:tcMar>
            <w:vAlign w:val="center"/>
            <w:tcPrChange w:id="864" w:author="Anzalna Saeed" w:date="2026-09-27T22:33:00Z" w16du:dateUtc="2026-09-27T17:33:00Z">
              <w:tcPr>
                <w:tcW w:w="1100" w:type="dxa"/>
                <w:gridSpan w:val="2"/>
                <w:shd w:val="clear" w:color="auto" w:fill="1F4E5F"/>
                <w:tcMar>
                  <w:top w:w="80" w:type="dxa"/>
                  <w:left w:w="100" w:type="dxa"/>
                  <w:bottom w:w="80" w:type="dxa"/>
                  <w:right w:w="100" w:type="dxa"/>
                </w:tcMar>
                <w:vAlign w:val="center"/>
              </w:tcPr>
            </w:tcPrChange>
          </w:tcPr>
          <w:p w14:paraId="05A08AFE" w14:textId="77777777" w:rsidR="00B02477" w:rsidRPr="00870BA1" w:rsidRDefault="00000000" w:rsidP="00870BA1">
            <w:r w:rsidRPr="00870BA1">
              <w:t>ID</w:t>
            </w:r>
          </w:p>
        </w:tc>
        <w:tc>
          <w:tcPr>
            <w:tcW w:w="1595" w:type="dxa"/>
            <w:shd w:val="clear" w:color="auto" w:fill="1F4E5F"/>
            <w:tcMar>
              <w:top w:w="80" w:type="dxa"/>
              <w:left w:w="100" w:type="dxa"/>
              <w:bottom w:w="80" w:type="dxa"/>
              <w:right w:w="100" w:type="dxa"/>
            </w:tcMar>
            <w:vAlign w:val="center"/>
            <w:tcPrChange w:id="865" w:author="Anzalna Saeed" w:date="2026-09-27T22:33:00Z" w16du:dateUtc="2026-09-27T17:33:00Z">
              <w:tcPr>
                <w:tcW w:w="2000" w:type="dxa"/>
                <w:gridSpan w:val="2"/>
                <w:shd w:val="clear" w:color="auto" w:fill="1F4E5F"/>
                <w:tcMar>
                  <w:top w:w="80" w:type="dxa"/>
                  <w:left w:w="100" w:type="dxa"/>
                  <w:bottom w:w="80" w:type="dxa"/>
                  <w:right w:w="100" w:type="dxa"/>
                </w:tcMar>
                <w:vAlign w:val="center"/>
              </w:tcPr>
            </w:tcPrChange>
          </w:tcPr>
          <w:p w14:paraId="7B00F4A8" w14:textId="77777777" w:rsidR="00B02477" w:rsidRPr="00870BA1" w:rsidRDefault="00000000" w:rsidP="00870BA1">
            <w:r w:rsidRPr="00870BA1">
              <w:t>Category</w:t>
            </w:r>
          </w:p>
        </w:tc>
        <w:tc>
          <w:tcPr>
            <w:tcW w:w="6665" w:type="dxa"/>
            <w:shd w:val="clear" w:color="auto" w:fill="1F4E5F"/>
            <w:tcMar>
              <w:top w:w="80" w:type="dxa"/>
              <w:left w:w="100" w:type="dxa"/>
              <w:bottom w:w="80" w:type="dxa"/>
              <w:right w:w="100" w:type="dxa"/>
            </w:tcMar>
            <w:vAlign w:val="center"/>
            <w:tcPrChange w:id="866" w:author="Anzalna Saeed" w:date="2026-09-27T22:33:00Z" w16du:dateUtc="2026-09-27T17:33:00Z">
              <w:tcPr>
                <w:tcW w:w="6260" w:type="dxa"/>
                <w:shd w:val="clear" w:color="auto" w:fill="1F4E5F"/>
                <w:tcMar>
                  <w:top w:w="80" w:type="dxa"/>
                  <w:left w:w="100" w:type="dxa"/>
                  <w:bottom w:w="80" w:type="dxa"/>
                  <w:right w:w="100" w:type="dxa"/>
                </w:tcMar>
                <w:vAlign w:val="center"/>
              </w:tcPr>
            </w:tcPrChange>
          </w:tcPr>
          <w:p w14:paraId="6EB6CEAF" w14:textId="77777777" w:rsidR="00B02477" w:rsidRPr="00870BA1" w:rsidRDefault="00000000" w:rsidP="00870BA1">
            <w:r w:rsidRPr="00870BA1">
              <w:t>Requirement</w:t>
            </w:r>
          </w:p>
        </w:tc>
      </w:tr>
      <w:tr w:rsidR="00B02477" w:rsidRPr="00870BA1" w14:paraId="6BAA6831" w14:textId="77777777" w:rsidTr="0052165C">
        <w:tc>
          <w:tcPr>
            <w:tcW w:w="1100" w:type="dxa"/>
            <w:tcMar>
              <w:top w:w="80" w:type="dxa"/>
              <w:left w:w="100" w:type="dxa"/>
              <w:bottom w:w="80" w:type="dxa"/>
              <w:right w:w="100" w:type="dxa"/>
            </w:tcMar>
            <w:vAlign w:val="center"/>
            <w:tcPrChange w:id="867" w:author="Anzalna Saeed" w:date="2026-09-27T22:33:00Z" w16du:dateUtc="2026-09-27T17:33:00Z">
              <w:tcPr>
                <w:tcW w:w="1100" w:type="dxa"/>
                <w:gridSpan w:val="2"/>
                <w:tcMar>
                  <w:top w:w="80" w:type="dxa"/>
                  <w:left w:w="100" w:type="dxa"/>
                  <w:bottom w:w="80" w:type="dxa"/>
                  <w:right w:w="100" w:type="dxa"/>
                </w:tcMar>
                <w:vAlign w:val="center"/>
              </w:tcPr>
            </w:tcPrChange>
          </w:tcPr>
          <w:p w14:paraId="5E44F0A5" w14:textId="77777777" w:rsidR="00B02477" w:rsidRPr="00870BA1" w:rsidRDefault="00000000" w:rsidP="00870BA1">
            <w:r w:rsidRPr="00870BA1">
              <w:rPr>
                <w:rPrChange w:id="868" w:author="Anzalna Saeed" w:date="2026-09-21T23:18:00Z" w16du:dateUtc="2026-09-21T18:18:00Z">
                  <w:rPr>
                    <w:color w:val="000000"/>
                  </w:rPr>
                </w:rPrChange>
              </w:rPr>
              <w:t>NFR-01</w:t>
            </w:r>
          </w:p>
        </w:tc>
        <w:tc>
          <w:tcPr>
            <w:tcW w:w="1595" w:type="dxa"/>
            <w:tcMar>
              <w:top w:w="80" w:type="dxa"/>
              <w:left w:w="100" w:type="dxa"/>
              <w:bottom w:w="80" w:type="dxa"/>
              <w:right w:w="100" w:type="dxa"/>
            </w:tcMar>
            <w:vAlign w:val="center"/>
            <w:tcPrChange w:id="869" w:author="Anzalna Saeed" w:date="2026-09-27T22:33:00Z" w16du:dateUtc="2026-09-27T17:33:00Z">
              <w:tcPr>
                <w:tcW w:w="2000" w:type="dxa"/>
                <w:gridSpan w:val="2"/>
                <w:tcMar>
                  <w:top w:w="80" w:type="dxa"/>
                  <w:left w:w="100" w:type="dxa"/>
                  <w:bottom w:w="80" w:type="dxa"/>
                  <w:right w:w="100" w:type="dxa"/>
                </w:tcMar>
                <w:vAlign w:val="center"/>
              </w:tcPr>
            </w:tcPrChange>
          </w:tcPr>
          <w:p w14:paraId="15D0D4B8" w14:textId="77777777" w:rsidR="00B02477" w:rsidRPr="00870BA1" w:rsidRDefault="00000000" w:rsidP="00870BA1">
            <w:r w:rsidRPr="00870BA1">
              <w:rPr>
                <w:rPrChange w:id="870" w:author="Anzalna Saeed" w:date="2026-09-21T23:18:00Z" w16du:dateUtc="2026-09-21T18:18:00Z">
                  <w:rPr>
                    <w:color w:val="000000"/>
                  </w:rPr>
                </w:rPrChange>
              </w:rPr>
              <w:t>Performance</w:t>
            </w:r>
          </w:p>
        </w:tc>
        <w:tc>
          <w:tcPr>
            <w:tcW w:w="6665" w:type="dxa"/>
            <w:tcMar>
              <w:top w:w="80" w:type="dxa"/>
              <w:left w:w="100" w:type="dxa"/>
              <w:bottom w:w="80" w:type="dxa"/>
              <w:right w:w="100" w:type="dxa"/>
            </w:tcMar>
            <w:vAlign w:val="center"/>
            <w:tcPrChange w:id="871" w:author="Anzalna Saeed" w:date="2026-09-27T22:33:00Z" w16du:dateUtc="2026-09-27T17:33:00Z">
              <w:tcPr>
                <w:tcW w:w="6260" w:type="dxa"/>
                <w:tcMar>
                  <w:top w:w="80" w:type="dxa"/>
                  <w:left w:w="100" w:type="dxa"/>
                  <w:bottom w:w="80" w:type="dxa"/>
                  <w:right w:w="100" w:type="dxa"/>
                </w:tcMar>
                <w:vAlign w:val="center"/>
              </w:tcPr>
            </w:tcPrChange>
          </w:tcPr>
          <w:p w14:paraId="077D441B" w14:textId="77777777" w:rsidR="00B02477" w:rsidRPr="00870BA1" w:rsidRDefault="00000000" w:rsidP="00870BA1">
            <w:r w:rsidRPr="00870BA1">
              <w:rPr>
                <w:rPrChange w:id="872" w:author="Anzalna Saeed" w:date="2026-09-21T23:18:00Z" w16du:dateUtc="2026-09-21T18:18:00Z">
                  <w:rPr>
                    <w:color w:val="000000"/>
                  </w:rPr>
                </w:rPrChange>
              </w:rPr>
              <w:t>A typical sentence-length translation (≤ 40 words) should return within 2–3 seconds end-to-end.</w:t>
            </w:r>
          </w:p>
        </w:tc>
      </w:tr>
      <w:tr w:rsidR="00B02477" w:rsidRPr="00870BA1" w14:paraId="080F1D78" w14:textId="77777777" w:rsidTr="0052165C">
        <w:tc>
          <w:tcPr>
            <w:tcW w:w="1100" w:type="dxa"/>
            <w:shd w:val="clear" w:color="auto" w:fill="F5F9FA"/>
            <w:tcMar>
              <w:top w:w="80" w:type="dxa"/>
              <w:left w:w="100" w:type="dxa"/>
              <w:bottom w:w="80" w:type="dxa"/>
              <w:right w:w="100" w:type="dxa"/>
            </w:tcMar>
            <w:vAlign w:val="center"/>
            <w:tcPrChange w:id="873" w:author="Anzalna Saeed" w:date="2026-09-27T22:33:00Z" w16du:dateUtc="2026-09-27T17:33:00Z">
              <w:tcPr>
                <w:tcW w:w="1100" w:type="dxa"/>
                <w:gridSpan w:val="2"/>
                <w:shd w:val="clear" w:color="auto" w:fill="F5F9FA"/>
                <w:tcMar>
                  <w:top w:w="80" w:type="dxa"/>
                  <w:left w:w="100" w:type="dxa"/>
                  <w:bottom w:w="80" w:type="dxa"/>
                  <w:right w:w="100" w:type="dxa"/>
                </w:tcMar>
                <w:vAlign w:val="center"/>
              </w:tcPr>
            </w:tcPrChange>
          </w:tcPr>
          <w:p w14:paraId="036C1C56" w14:textId="77777777" w:rsidR="00B02477" w:rsidRPr="00870BA1" w:rsidRDefault="00000000" w:rsidP="00870BA1">
            <w:r w:rsidRPr="00870BA1">
              <w:rPr>
                <w:rPrChange w:id="874" w:author="Anzalna Saeed" w:date="2026-09-21T23:18:00Z" w16du:dateUtc="2026-09-21T18:18:00Z">
                  <w:rPr>
                    <w:color w:val="000000"/>
                  </w:rPr>
                </w:rPrChange>
              </w:rPr>
              <w:t>NFR-02</w:t>
            </w:r>
          </w:p>
        </w:tc>
        <w:tc>
          <w:tcPr>
            <w:tcW w:w="1595" w:type="dxa"/>
            <w:shd w:val="clear" w:color="auto" w:fill="F5F9FA"/>
            <w:tcMar>
              <w:top w:w="80" w:type="dxa"/>
              <w:left w:w="100" w:type="dxa"/>
              <w:bottom w:w="80" w:type="dxa"/>
              <w:right w:w="100" w:type="dxa"/>
            </w:tcMar>
            <w:vAlign w:val="center"/>
            <w:tcPrChange w:id="875" w:author="Anzalna Saeed" w:date="2026-09-27T22:33:00Z" w16du:dateUtc="2026-09-27T17:33:00Z">
              <w:tcPr>
                <w:tcW w:w="2000" w:type="dxa"/>
                <w:gridSpan w:val="2"/>
                <w:shd w:val="clear" w:color="auto" w:fill="F5F9FA"/>
                <w:tcMar>
                  <w:top w:w="80" w:type="dxa"/>
                  <w:left w:w="100" w:type="dxa"/>
                  <w:bottom w:w="80" w:type="dxa"/>
                  <w:right w:w="100" w:type="dxa"/>
                </w:tcMar>
                <w:vAlign w:val="center"/>
              </w:tcPr>
            </w:tcPrChange>
          </w:tcPr>
          <w:p w14:paraId="6587BE85" w14:textId="77777777" w:rsidR="00B02477" w:rsidRPr="00870BA1" w:rsidRDefault="00000000" w:rsidP="00870BA1">
            <w:r w:rsidRPr="00870BA1">
              <w:rPr>
                <w:rPrChange w:id="876" w:author="Anzalna Saeed" w:date="2026-09-21T23:18:00Z" w16du:dateUtc="2026-09-21T18:18:00Z">
                  <w:rPr>
                    <w:color w:val="000000"/>
                  </w:rPr>
                </w:rPrChange>
              </w:rPr>
              <w:t>Accuracy</w:t>
            </w:r>
          </w:p>
        </w:tc>
        <w:tc>
          <w:tcPr>
            <w:tcW w:w="6665" w:type="dxa"/>
            <w:shd w:val="clear" w:color="auto" w:fill="F5F9FA"/>
            <w:tcMar>
              <w:top w:w="80" w:type="dxa"/>
              <w:left w:w="100" w:type="dxa"/>
              <w:bottom w:w="80" w:type="dxa"/>
              <w:right w:w="100" w:type="dxa"/>
            </w:tcMar>
            <w:vAlign w:val="center"/>
            <w:tcPrChange w:id="877" w:author="Anzalna Saeed" w:date="2026-09-27T22:33:00Z" w16du:dateUtc="2026-09-27T17:33:00Z">
              <w:tcPr>
                <w:tcW w:w="6260" w:type="dxa"/>
                <w:shd w:val="clear" w:color="auto" w:fill="F5F9FA"/>
                <w:tcMar>
                  <w:top w:w="80" w:type="dxa"/>
                  <w:left w:w="100" w:type="dxa"/>
                  <w:bottom w:w="80" w:type="dxa"/>
                  <w:right w:w="100" w:type="dxa"/>
                </w:tcMar>
                <w:vAlign w:val="center"/>
              </w:tcPr>
            </w:tcPrChange>
          </w:tcPr>
          <w:p w14:paraId="23A4E5C3" w14:textId="77777777" w:rsidR="00B02477" w:rsidRPr="00870BA1" w:rsidRDefault="00000000" w:rsidP="00870BA1">
            <w:r w:rsidRPr="00870BA1">
              <w:rPr>
                <w:rPrChange w:id="878" w:author="Anzalna Saeed" w:date="2026-09-21T23:18:00Z" w16du:dateUtc="2026-09-21T18:18:00Z">
                  <w:rPr>
                    <w:color w:val="000000"/>
                  </w:rPr>
                </w:rPrChange>
              </w:rPr>
              <w:t>Validated output must meet or exceed the base model’s raw BLEU/</w:t>
            </w:r>
            <w:proofErr w:type="spellStart"/>
            <w:r w:rsidRPr="00870BA1">
              <w:rPr>
                <w:rPrChange w:id="879" w:author="Anzalna Saeed" w:date="2026-09-21T23:18:00Z" w16du:dateUtc="2026-09-21T18:18:00Z">
                  <w:rPr>
                    <w:color w:val="000000"/>
                  </w:rPr>
                </w:rPrChange>
              </w:rPr>
              <w:t>chrF</w:t>
            </w:r>
            <w:proofErr w:type="spellEnd"/>
            <w:r w:rsidRPr="00870BA1">
              <w:rPr>
                <w:rPrChange w:id="880" w:author="Anzalna Saeed" w:date="2026-09-21T23:18:00Z" w16du:dateUtc="2026-09-21T18:18:00Z">
                  <w:rPr>
                    <w:color w:val="000000"/>
                  </w:rPr>
                </w:rPrChange>
              </w:rPr>
              <w:t>++ score on the evaluation set, with a specific improvement target on the jargon subset.</w:t>
            </w:r>
          </w:p>
        </w:tc>
      </w:tr>
      <w:tr w:rsidR="00B02477" w:rsidRPr="00870BA1" w14:paraId="41588391" w14:textId="77777777" w:rsidTr="0052165C">
        <w:tc>
          <w:tcPr>
            <w:tcW w:w="1100" w:type="dxa"/>
            <w:tcMar>
              <w:top w:w="80" w:type="dxa"/>
              <w:left w:w="100" w:type="dxa"/>
              <w:bottom w:w="80" w:type="dxa"/>
              <w:right w:w="100" w:type="dxa"/>
            </w:tcMar>
            <w:vAlign w:val="center"/>
            <w:tcPrChange w:id="881" w:author="Anzalna Saeed" w:date="2026-09-27T22:33:00Z" w16du:dateUtc="2026-09-27T17:33:00Z">
              <w:tcPr>
                <w:tcW w:w="1100" w:type="dxa"/>
                <w:gridSpan w:val="2"/>
                <w:tcMar>
                  <w:top w:w="80" w:type="dxa"/>
                  <w:left w:w="100" w:type="dxa"/>
                  <w:bottom w:w="80" w:type="dxa"/>
                  <w:right w:w="100" w:type="dxa"/>
                </w:tcMar>
                <w:vAlign w:val="center"/>
              </w:tcPr>
            </w:tcPrChange>
          </w:tcPr>
          <w:p w14:paraId="46EA3DD7" w14:textId="77777777" w:rsidR="00B02477" w:rsidRPr="00870BA1" w:rsidRDefault="00000000" w:rsidP="00870BA1">
            <w:r w:rsidRPr="00870BA1">
              <w:rPr>
                <w:rPrChange w:id="882" w:author="Anzalna Saeed" w:date="2026-09-21T23:18:00Z" w16du:dateUtc="2026-09-21T18:18:00Z">
                  <w:rPr>
                    <w:color w:val="000000"/>
                  </w:rPr>
                </w:rPrChange>
              </w:rPr>
              <w:lastRenderedPageBreak/>
              <w:t>NFR-03</w:t>
            </w:r>
          </w:p>
        </w:tc>
        <w:tc>
          <w:tcPr>
            <w:tcW w:w="1595" w:type="dxa"/>
            <w:tcMar>
              <w:top w:w="80" w:type="dxa"/>
              <w:left w:w="100" w:type="dxa"/>
              <w:bottom w:w="80" w:type="dxa"/>
              <w:right w:w="100" w:type="dxa"/>
            </w:tcMar>
            <w:vAlign w:val="center"/>
            <w:tcPrChange w:id="883" w:author="Anzalna Saeed" w:date="2026-09-27T22:33:00Z" w16du:dateUtc="2026-09-27T17:33:00Z">
              <w:tcPr>
                <w:tcW w:w="2000" w:type="dxa"/>
                <w:gridSpan w:val="2"/>
                <w:tcMar>
                  <w:top w:w="80" w:type="dxa"/>
                  <w:left w:w="100" w:type="dxa"/>
                  <w:bottom w:w="80" w:type="dxa"/>
                  <w:right w:w="100" w:type="dxa"/>
                </w:tcMar>
                <w:vAlign w:val="center"/>
              </w:tcPr>
            </w:tcPrChange>
          </w:tcPr>
          <w:p w14:paraId="23533241" w14:textId="77777777" w:rsidR="00B02477" w:rsidRPr="00870BA1" w:rsidRDefault="00000000" w:rsidP="00870BA1">
            <w:r w:rsidRPr="00870BA1">
              <w:rPr>
                <w:rPrChange w:id="884" w:author="Anzalna Saeed" w:date="2026-09-21T23:18:00Z" w16du:dateUtc="2026-09-21T18:18:00Z">
                  <w:rPr>
                    <w:color w:val="000000"/>
                  </w:rPr>
                </w:rPrChange>
              </w:rPr>
              <w:t>Scalability</w:t>
            </w:r>
          </w:p>
        </w:tc>
        <w:tc>
          <w:tcPr>
            <w:tcW w:w="6665" w:type="dxa"/>
            <w:tcMar>
              <w:top w:w="80" w:type="dxa"/>
              <w:left w:w="100" w:type="dxa"/>
              <w:bottom w:w="80" w:type="dxa"/>
              <w:right w:w="100" w:type="dxa"/>
            </w:tcMar>
            <w:vAlign w:val="center"/>
            <w:tcPrChange w:id="885" w:author="Anzalna Saeed" w:date="2026-09-27T22:33:00Z" w16du:dateUtc="2026-09-27T17:33:00Z">
              <w:tcPr>
                <w:tcW w:w="6260" w:type="dxa"/>
                <w:tcMar>
                  <w:top w:w="80" w:type="dxa"/>
                  <w:left w:w="100" w:type="dxa"/>
                  <w:bottom w:w="80" w:type="dxa"/>
                  <w:right w:w="100" w:type="dxa"/>
                </w:tcMar>
                <w:vAlign w:val="center"/>
              </w:tcPr>
            </w:tcPrChange>
          </w:tcPr>
          <w:p w14:paraId="49BBB696" w14:textId="77777777" w:rsidR="00B02477" w:rsidRPr="00870BA1" w:rsidRDefault="00000000" w:rsidP="00870BA1">
            <w:r w:rsidRPr="00870BA1">
              <w:rPr>
                <w:rPrChange w:id="886" w:author="Anzalna Saeed" w:date="2026-09-21T23:18:00Z" w16du:dateUtc="2026-09-21T18:18:00Z">
                  <w:rPr>
                    <w:color w:val="000000"/>
                  </w:rPr>
                </w:rPrChange>
              </w:rPr>
              <w:t>Backend must support concurrent translation requests without a serial bottleneck (stateless translation workers behind a queue).</w:t>
            </w:r>
          </w:p>
        </w:tc>
      </w:tr>
      <w:tr w:rsidR="00B02477" w:rsidRPr="00870BA1" w14:paraId="712E37E7" w14:textId="77777777" w:rsidTr="0052165C">
        <w:tc>
          <w:tcPr>
            <w:tcW w:w="1100" w:type="dxa"/>
            <w:shd w:val="clear" w:color="auto" w:fill="F5F9FA"/>
            <w:tcMar>
              <w:top w:w="80" w:type="dxa"/>
              <w:left w:w="100" w:type="dxa"/>
              <w:bottom w:w="80" w:type="dxa"/>
              <w:right w:w="100" w:type="dxa"/>
            </w:tcMar>
            <w:vAlign w:val="center"/>
            <w:tcPrChange w:id="887" w:author="Anzalna Saeed" w:date="2026-09-27T22:33:00Z" w16du:dateUtc="2026-09-27T17:33:00Z">
              <w:tcPr>
                <w:tcW w:w="1100" w:type="dxa"/>
                <w:gridSpan w:val="2"/>
                <w:shd w:val="clear" w:color="auto" w:fill="F5F9FA"/>
                <w:tcMar>
                  <w:top w:w="80" w:type="dxa"/>
                  <w:left w:w="100" w:type="dxa"/>
                  <w:bottom w:w="80" w:type="dxa"/>
                  <w:right w:w="100" w:type="dxa"/>
                </w:tcMar>
                <w:vAlign w:val="center"/>
              </w:tcPr>
            </w:tcPrChange>
          </w:tcPr>
          <w:p w14:paraId="7BBC1ACD" w14:textId="77777777" w:rsidR="00B02477" w:rsidRPr="00870BA1" w:rsidRDefault="00000000" w:rsidP="00870BA1">
            <w:r w:rsidRPr="00870BA1">
              <w:rPr>
                <w:rPrChange w:id="888" w:author="Anzalna Saeed" w:date="2026-09-21T23:18:00Z" w16du:dateUtc="2026-09-21T18:18:00Z">
                  <w:rPr>
                    <w:color w:val="000000"/>
                  </w:rPr>
                </w:rPrChange>
              </w:rPr>
              <w:t>NFR-04</w:t>
            </w:r>
          </w:p>
        </w:tc>
        <w:tc>
          <w:tcPr>
            <w:tcW w:w="1595" w:type="dxa"/>
            <w:shd w:val="clear" w:color="auto" w:fill="F5F9FA"/>
            <w:tcMar>
              <w:top w:w="80" w:type="dxa"/>
              <w:left w:w="100" w:type="dxa"/>
              <w:bottom w:w="80" w:type="dxa"/>
              <w:right w:w="100" w:type="dxa"/>
            </w:tcMar>
            <w:vAlign w:val="center"/>
            <w:tcPrChange w:id="889" w:author="Anzalna Saeed" w:date="2026-09-27T22:33:00Z" w16du:dateUtc="2026-09-27T17:33:00Z">
              <w:tcPr>
                <w:tcW w:w="2000" w:type="dxa"/>
                <w:gridSpan w:val="2"/>
                <w:shd w:val="clear" w:color="auto" w:fill="F5F9FA"/>
                <w:tcMar>
                  <w:top w:w="80" w:type="dxa"/>
                  <w:left w:w="100" w:type="dxa"/>
                  <w:bottom w:w="80" w:type="dxa"/>
                  <w:right w:w="100" w:type="dxa"/>
                </w:tcMar>
                <w:vAlign w:val="center"/>
              </w:tcPr>
            </w:tcPrChange>
          </w:tcPr>
          <w:p w14:paraId="7A5D3576" w14:textId="77777777" w:rsidR="00B02477" w:rsidRPr="00870BA1" w:rsidRDefault="00000000" w:rsidP="00870BA1">
            <w:r w:rsidRPr="00870BA1">
              <w:rPr>
                <w:rPrChange w:id="890" w:author="Anzalna Saeed" w:date="2026-09-21T23:18:00Z" w16du:dateUtc="2026-09-21T18:18:00Z">
                  <w:rPr>
                    <w:color w:val="000000"/>
                  </w:rPr>
                </w:rPrChange>
              </w:rPr>
              <w:t>Reliability</w:t>
            </w:r>
          </w:p>
        </w:tc>
        <w:tc>
          <w:tcPr>
            <w:tcW w:w="6665" w:type="dxa"/>
            <w:shd w:val="clear" w:color="auto" w:fill="F5F9FA"/>
            <w:tcMar>
              <w:top w:w="80" w:type="dxa"/>
              <w:left w:w="100" w:type="dxa"/>
              <w:bottom w:w="80" w:type="dxa"/>
              <w:right w:w="100" w:type="dxa"/>
            </w:tcMar>
            <w:vAlign w:val="center"/>
            <w:tcPrChange w:id="891" w:author="Anzalna Saeed" w:date="2026-09-27T22:33:00Z" w16du:dateUtc="2026-09-27T17:33:00Z">
              <w:tcPr>
                <w:tcW w:w="6260" w:type="dxa"/>
                <w:shd w:val="clear" w:color="auto" w:fill="F5F9FA"/>
                <w:tcMar>
                  <w:top w:w="80" w:type="dxa"/>
                  <w:left w:w="100" w:type="dxa"/>
                  <w:bottom w:w="80" w:type="dxa"/>
                  <w:right w:w="100" w:type="dxa"/>
                </w:tcMar>
                <w:vAlign w:val="center"/>
              </w:tcPr>
            </w:tcPrChange>
          </w:tcPr>
          <w:p w14:paraId="64D8EDF8" w14:textId="77777777" w:rsidR="00B02477" w:rsidRPr="00870BA1" w:rsidRDefault="00000000" w:rsidP="00870BA1">
            <w:r w:rsidRPr="00870BA1">
              <w:rPr>
                <w:rPrChange w:id="892" w:author="Anzalna Saeed" w:date="2026-09-21T23:18:00Z" w16du:dateUtc="2026-09-21T18:18:00Z">
                  <w:rPr>
                    <w:color w:val="000000"/>
                  </w:rPr>
                </w:rPrChange>
              </w:rPr>
              <w:t>System should fail gracefully to the raw base-model output if the validation layer errors or times out, rather than returning no result.</w:t>
            </w:r>
          </w:p>
        </w:tc>
      </w:tr>
      <w:tr w:rsidR="00B02477" w:rsidRPr="00870BA1" w14:paraId="40B9C770" w14:textId="77777777" w:rsidTr="0052165C">
        <w:tc>
          <w:tcPr>
            <w:tcW w:w="1100" w:type="dxa"/>
            <w:tcMar>
              <w:top w:w="80" w:type="dxa"/>
              <w:left w:w="100" w:type="dxa"/>
              <w:bottom w:w="80" w:type="dxa"/>
              <w:right w:w="100" w:type="dxa"/>
            </w:tcMar>
            <w:vAlign w:val="center"/>
            <w:tcPrChange w:id="893" w:author="Anzalna Saeed" w:date="2026-09-27T22:33:00Z" w16du:dateUtc="2026-09-27T17:33:00Z">
              <w:tcPr>
                <w:tcW w:w="1100" w:type="dxa"/>
                <w:gridSpan w:val="2"/>
                <w:tcMar>
                  <w:top w:w="80" w:type="dxa"/>
                  <w:left w:w="100" w:type="dxa"/>
                  <w:bottom w:w="80" w:type="dxa"/>
                  <w:right w:w="100" w:type="dxa"/>
                </w:tcMar>
                <w:vAlign w:val="center"/>
              </w:tcPr>
            </w:tcPrChange>
          </w:tcPr>
          <w:p w14:paraId="15239FF1" w14:textId="77777777" w:rsidR="00B02477" w:rsidRPr="00870BA1" w:rsidRDefault="00000000" w:rsidP="00870BA1">
            <w:r w:rsidRPr="00870BA1">
              <w:rPr>
                <w:rPrChange w:id="894" w:author="Anzalna Saeed" w:date="2026-09-21T23:18:00Z" w16du:dateUtc="2026-09-21T18:18:00Z">
                  <w:rPr>
                    <w:color w:val="000000"/>
                  </w:rPr>
                </w:rPrChange>
              </w:rPr>
              <w:t>NFR-05</w:t>
            </w:r>
          </w:p>
        </w:tc>
        <w:tc>
          <w:tcPr>
            <w:tcW w:w="1595" w:type="dxa"/>
            <w:tcMar>
              <w:top w:w="80" w:type="dxa"/>
              <w:left w:w="100" w:type="dxa"/>
              <w:bottom w:w="80" w:type="dxa"/>
              <w:right w:w="100" w:type="dxa"/>
            </w:tcMar>
            <w:vAlign w:val="center"/>
            <w:tcPrChange w:id="895" w:author="Anzalna Saeed" w:date="2026-09-27T22:33:00Z" w16du:dateUtc="2026-09-27T17:33:00Z">
              <w:tcPr>
                <w:tcW w:w="2000" w:type="dxa"/>
                <w:gridSpan w:val="2"/>
                <w:tcMar>
                  <w:top w:w="80" w:type="dxa"/>
                  <w:left w:w="100" w:type="dxa"/>
                  <w:bottom w:w="80" w:type="dxa"/>
                  <w:right w:w="100" w:type="dxa"/>
                </w:tcMar>
                <w:vAlign w:val="center"/>
              </w:tcPr>
            </w:tcPrChange>
          </w:tcPr>
          <w:p w14:paraId="12BBA051" w14:textId="77777777" w:rsidR="00B02477" w:rsidRPr="00870BA1" w:rsidRDefault="00000000" w:rsidP="00870BA1">
            <w:r w:rsidRPr="00870BA1">
              <w:rPr>
                <w:rPrChange w:id="896" w:author="Anzalna Saeed" w:date="2026-09-21T23:18:00Z" w16du:dateUtc="2026-09-21T18:18:00Z">
                  <w:rPr>
                    <w:color w:val="000000"/>
                  </w:rPr>
                </w:rPrChange>
              </w:rPr>
              <w:t>Security &amp; Privacy</w:t>
            </w:r>
          </w:p>
        </w:tc>
        <w:tc>
          <w:tcPr>
            <w:tcW w:w="6665" w:type="dxa"/>
            <w:tcMar>
              <w:top w:w="80" w:type="dxa"/>
              <w:left w:w="100" w:type="dxa"/>
              <w:bottom w:w="80" w:type="dxa"/>
              <w:right w:w="100" w:type="dxa"/>
            </w:tcMar>
            <w:vAlign w:val="center"/>
            <w:tcPrChange w:id="897" w:author="Anzalna Saeed" w:date="2026-09-27T22:33:00Z" w16du:dateUtc="2026-09-27T17:33:00Z">
              <w:tcPr>
                <w:tcW w:w="6260" w:type="dxa"/>
                <w:tcMar>
                  <w:top w:w="80" w:type="dxa"/>
                  <w:left w:w="100" w:type="dxa"/>
                  <w:bottom w:w="80" w:type="dxa"/>
                  <w:right w:w="100" w:type="dxa"/>
                </w:tcMar>
                <w:vAlign w:val="center"/>
              </w:tcPr>
            </w:tcPrChange>
          </w:tcPr>
          <w:p w14:paraId="43020D01" w14:textId="77777777" w:rsidR="00B02477" w:rsidRPr="00870BA1" w:rsidRDefault="00000000" w:rsidP="00870BA1">
            <w:r w:rsidRPr="00870BA1">
              <w:rPr>
                <w:rPrChange w:id="898" w:author="Anzalna Saeed" w:date="2026-09-21T23:18:00Z" w16du:dateUtc="2026-09-21T18:18:00Z">
                  <w:rPr>
                    <w:color w:val="000000"/>
                  </w:rPr>
                </w:rPrChange>
              </w:rPr>
              <w:t>User history is stored per-account and encrypted at rest; users can delete their history.</w:t>
            </w:r>
          </w:p>
        </w:tc>
      </w:tr>
      <w:tr w:rsidR="00B02477" w:rsidRPr="00870BA1" w14:paraId="3D584643" w14:textId="77777777" w:rsidTr="0052165C">
        <w:tc>
          <w:tcPr>
            <w:tcW w:w="1100" w:type="dxa"/>
            <w:shd w:val="clear" w:color="auto" w:fill="F5F9FA"/>
            <w:tcMar>
              <w:top w:w="80" w:type="dxa"/>
              <w:left w:w="100" w:type="dxa"/>
              <w:bottom w:w="80" w:type="dxa"/>
              <w:right w:w="100" w:type="dxa"/>
            </w:tcMar>
            <w:vAlign w:val="center"/>
            <w:tcPrChange w:id="899" w:author="Anzalna Saeed" w:date="2026-09-27T22:33:00Z" w16du:dateUtc="2026-09-27T17:33:00Z">
              <w:tcPr>
                <w:tcW w:w="1100" w:type="dxa"/>
                <w:gridSpan w:val="2"/>
                <w:shd w:val="clear" w:color="auto" w:fill="F5F9FA"/>
                <w:tcMar>
                  <w:top w:w="80" w:type="dxa"/>
                  <w:left w:w="100" w:type="dxa"/>
                  <w:bottom w:w="80" w:type="dxa"/>
                  <w:right w:w="100" w:type="dxa"/>
                </w:tcMar>
                <w:vAlign w:val="center"/>
              </w:tcPr>
            </w:tcPrChange>
          </w:tcPr>
          <w:p w14:paraId="3224F8FE" w14:textId="77777777" w:rsidR="00B02477" w:rsidRPr="00870BA1" w:rsidRDefault="00000000" w:rsidP="00870BA1">
            <w:r w:rsidRPr="00870BA1">
              <w:rPr>
                <w:rPrChange w:id="900" w:author="Anzalna Saeed" w:date="2026-09-21T23:18:00Z" w16du:dateUtc="2026-09-21T18:18:00Z">
                  <w:rPr>
                    <w:color w:val="000000"/>
                  </w:rPr>
                </w:rPrChange>
              </w:rPr>
              <w:t>NFR-06</w:t>
            </w:r>
          </w:p>
        </w:tc>
        <w:tc>
          <w:tcPr>
            <w:tcW w:w="1595" w:type="dxa"/>
            <w:shd w:val="clear" w:color="auto" w:fill="F5F9FA"/>
            <w:tcMar>
              <w:top w:w="80" w:type="dxa"/>
              <w:left w:w="100" w:type="dxa"/>
              <w:bottom w:w="80" w:type="dxa"/>
              <w:right w:w="100" w:type="dxa"/>
            </w:tcMar>
            <w:vAlign w:val="center"/>
            <w:tcPrChange w:id="901" w:author="Anzalna Saeed" w:date="2026-09-27T22:33:00Z" w16du:dateUtc="2026-09-27T17:33:00Z">
              <w:tcPr>
                <w:tcW w:w="2000" w:type="dxa"/>
                <w:gridSpan w:val="2"/>
                <w:shd w:val="clear" w:color="auto" w:fill="F5F9FA"/>
                <w:tcMar>
                  <w:top w:w="80" w:type="dxa"/>
                  <w:left w:w="100" w:type="dxa"/>
                  <w:bottom w:w="80" w:type="dxa"/>
                  <w:right w:w="100" w:type="dxa"/>
                </w:tcMar>
                <w:vAlign w:val="center"/>
              </w:tcPr>
            </w:tcPrChange>
          </w:tcPr>
          <w:p w14:paraId="4F70F1ED" w14:textId="77777777" w:rsidR="00B02477" w:rsidRPr="00870BA1" w:rsidRDefault="00000000" w:rsidP="00870BA1">
            <w:r w:rsidRPr="00870BA1">
              <w:rPr>
                <w:rPrChange w:id="902" w:author="Anzalna Saeed" w:date="2026-09-21T23:18:00Z" w16du:dateUtc="2026-09-21T18:18:00Z">
                  <w:rPr>
                    <w:color w:val="000000"/>
                  </w:rPr>
                </w:rPrChange>
              </w:rPr>
              <w:t>Usability</w:t>
            </w:r>
          </w:p>
        </w:tc>
        <w:tc>
          <w:tcPr>
            <w:tcW w:w="6665" w:type="dxa"/>
            <w:shd w:val="clear" w:color="auto" w:fill="F5F9FA"/>
            <w:tcMar>
              <w:top w:w="80" w:type="dxa"/>
              <w:left w:w="100" w:type="dxa"/>
              <w:bottom w:w="80" w:type="dxa"/>
              <w:right w:w="100" w:type="dxa"/>
            </w:tcMar>
            <w:vAlign w:val="center"/>
            <w:tcPrChange w:id="903" w:author="Anzalna Saeed" w:date="2026-09-27T22:33:00Z" w16du:dateUtc="2026-09-27T17:33:00Z">
              <w:tcPr>
                <w:tcW w:w="6260" w:type="dxa"/>
                <w:shd w:val="clear" w:color="auto" w:fill="F5F9FA"/>
                <w:tcMar>
                  <w:top w:w="80" w:type="dxa"/>
                  <w:left w:w="100" w:type="dxa"/>
                  <w:bottom w:w="80" w:type="dxa"/>
                  <w:right w:w="100" w:type="dxa"/>
                </w:tcMar>
                <w:vAlign w:val="center"/>
              </w:tcPr>
            </w:tcPrChange>
          </w:tcPr>
          <w:p w14:paraId="3AFE0024" w14:textId="77777777" w:rsidR="00B02477" w:rsidRPr="00870BA1" w:rsidRDefault="00000000" w:rsidP="00870BA1">
            <w:r w:rsidRPr="00870BA1">
              <w:rPr>
                <w:rPrChange w:id="904" w:author="Anzalna Saeed" w:date="2026-09-21T23:18:00Z" w16du:dateUtc="2026-09-21T18:18:00Z">
                  <w:rPr>
                    <w:color w:val="000000"/>
                  </w:rPr>
                </w:rPrChange>
              </w:rPr>
              <w:t>UI must correctly render Urdu script (RTL) alongside English (LTR) and remain usable on mobile screens.</w:t>
            </w:r>
          </w:p>
        </w:tc>
      </w:tr>
      <w:tr w:rsidR="00B02477" w:rsidRPr="00870BA1" w14:paraId="1B258B97" w14:textId="77777777" w:rsidTr="0052165C">
        <w:tc>
          <w:tcPr>
            <w:tcW w:w="1100" w:type="dxa"/>
            <w:tcMar>
              <w:top w:w="80" w:type="dxa"/>
              <w:left w:w="100" w:type="dxa"/>
              <w:bottom w:w="80" w:type="dxa"/>
              <w:right w:w="100" w:type="dxa"/>
            </w:tcMar>
            <w:vAlign w:val="center"/>
            <w:tcPrChange w:id="905" w:author="Anzalna Saeed" w:date="2026-09-27T22:33:00Z" w16du:dateUtc="2026-09-27T17:33:00Z">
              <w:tcPr>
                <w:tcW w:w="1100" w:type="dxa"/>
                <w:gridSpan w:val="2"/>
                <w:tcMar>
                  <w:top w:w="80" w:type="dxa"/>
                  <w:left w:w="100" w:type="dxa"/>
                  <w:bottom w:w="80" w:type="dxa"/>
                  <w:right w:w="100" w:type="dxa"/>
                </w:tcMar>
                <w:vAlign w:val="center"/>
              </w:tcPr>
            </w:tcPrChange>
          </w:tcPr>
          <w:p w14:paraId="7E8C425E" w14:textId="77777777" w:rsidR="00B02477" w:rsidRPr="00870BA1" w:rsidRDefault="00000000" w:rsidP="00870BA1">
            <w:r w:rsidRPr="00870BA1">
              <w:rPr>
                <w:rPrChange w:id="906" w:author="Anzalna Saeed" w:date="2026-09-21T23:18:00Z" w16du:dateUtc="2026-09-21T18:18:00Z">
                  <w:rPr>
                    <w:color w:val="000000"/>
                  </w:rPr>
                </w:rPrChange>
              </w:rPr>
              <w:t>NFR-07</w:t>
            </w:r>
          </w:p>
        </w:tc>
        <w:tc>
          <w:tcPr>
            <w:tcW w:w="1595" w:type="dxa"/>
            <w:tcMar>
              <w:top w:w="80" w:type="dxa"/>
              <w:left w:w="100" w:type="dxa"/>
              <w:bottom w:w="80" w:type="dxa"/>
              <w:right w:w="100" w:type="dxa"/>
            </w:tcMar>
            <w:vAlign w:val="center"/>
            <w:tcPrChange w:id="907" w:author="Anzalna Saeed" w:date="2026-09-27T22:33:00Z" w16du:dateUtc="2026-09-27T17:33:00Z">
              <w:tcPr>
                <w:tcW w:w="2000" w:type="dxa"/>
                <w:gridSpan w:val="2"/>
                <w:tcMar>
                  <w:top w:w="80" w:type="dxa"/>
                  <w:left w:w="100" w:type="dxa"/>
                  <w:bottom w:w="80" w:type="dxa"/>
                  <w:right w:w="100" w:type="dxa"/>
                </w:tcMar>
                <w:vAlign w:val="center"/>
              </w:tcPr>
            </w:tcPrChange>
          </w:tcPr>
          <w:p w14:paraId="65DAFBAB" w14:textId="77777777" w:rsidR="00B02477" w:rsidRPr="00870BA1" w:rsidRDefault="00000000" w:rsidP="00870BA1">
            <w:r w:rsidRPr="00870BA1">
              <w:rPr>
                <w:rPrChange w:id="908" w:author="Anzalna Saeed" w:date="2026-09-21T23:18:00Z" w16du:dateUtc="2026-09-21T18:18:00Z">
                  <w:rPr>
                    <w:color w:val="000000"/>
                  </w:rPr>
                </w:rPrChange>
              </w:rPr>
              <w:t>Maintainability</w:t>
            </w:r>
          </w:p>
        </w:tc>
        <w:tc>
          <w:tcPr>
            <w:tcW w:w="6665" w:type="dxa"/>
            <w:tcMar>
              <w:top w:w="80" w:type="dxa"/>
              <w:left w:w="100" w:type="dxa"/>
              <w:bottom w:w="80" w:type="dxa"/>
              <w:right w:w="100" w:type="dxa"/>
            </w:tcMar>
            <w:vAlign w:val="center"/>
            <w:tcPrChange w:id="909" w:author="Anzalna Saeed" w:date="2026-09-27T22:33:00Z" w16du:dateUtc="2026-09-27T17:33:00Z">
              <w:tcPr>
                <w:tcW w:w="6260" w:type="dxa"/>
                <w:tcMar>
                  <w:top w:w="80" w:type="dxa"/>
                  <w:left w:w="100" w:type="dxa"/>
                  <w:bottom w:w="80" w:type="dxa"/>
                  <w:right w:w="100" w:type="dxa"/>
                </w:tcMar>
                <w:vAlign w:val="center"/>
              </w:tcPr>
            </w:tcPrChange>
          </w:tcPr>
          <w:p w14:paraId="1CF5C223" w14:textId="77777777" w:rsidR="00B02477" w:rsidRPr="00870BA1" w:rsidRDefault="00000000" w:rsidP="00870BA1">
            <w:r w:rsidRPr="00870BA1">
              <w:rPr>
                <w:rPrChange w:id="910" w:author="Anzalna Saeed" w:date="2026-09-21T23:18:00Z" w16du:dateUtc="2026-09-21T18:18:00Z">
                  <w:rPr>
                    <w:color w:val="000000"/>
                  </w:rPr>
                </w:rPrChange>
              </w:rPr>
              <w:t>The base translation model must be swappable (pluggable interface) without rewriting the validation layer.</w:t>
            </w:r>
          </w:p>
        </w:tc>
      </w:tr>
      <w:tr w:rsidR="00B02477" w:rsidRPr="00870BA1" w14:paraId="6849D962" w14:textId="77777777" w:rsidTr="0052165C">
        <w:tc>
          <w:tcPr>
            <w:tcW w:w="1100" w:type="dxa"/>
            <w:shd w:val="clear" w:color="auto" w:fill="F5F9FA"/>
            <w:tcMar>
              <w:top w:w="80" w:type="dxa"/>
              <w:left w:w="100" w:type="dxa"/>
              <w:bottom w:w="80" w:type="dxa"/>
              <w:right w:w="100" w:type="dxa"/>
            </w:tcMar>
            <w:vAlign w:val="center"/>
            <w:tcPrChange w:id="911" w:author="Anzalna Saeed" w:date="2026-09-27T22:33:00Z" w16du:dateUtc="2026-09-27T17:33:00Z">
              <w:tcPr>
                <w:tcW w:w="1100" w:type="dxa"/>
                <w:gridSpan w:val="2"/>
                <w:shd w:val="clear" w:color="auto" w:fill="F5F9FA"/>
                <w:tcMar>
                  <w:top w:w="80" w:type="dxa"/>
                  <w:left w:w="100" w:type="dxa"/>
                  <w:bottom w:w="80" w:type="dxa"/>
                  <w:right w:w="100" w:type="dxa"/>
                </w:tcMar>
                <w:vAlign w:val="center"/>
              </w:tcPr>
            </w:tcPrChange>
          </w:tcPr>
          <w:p w14:paraId="0A68CF4A" w14:textId="77777777" w:rsidR="00B02477" w:rsidRPr="00870BA1" w:rsidRDefault="00000000" w:rsidP="00870BA1">
            <w:r w:rsidRPr="00870BA1">
              <w:rPr>
                <w:rPrChange w:id="912" w:author="Anzalna Saeed" w:date="2026-09-21T23:18:00Z" w16du:dateUtc="2026-09-21T18:18:00Z">
                  <w:rPr>
                    <w:color w:val="000000"/>
                  </w:rPr>
                </w:rPrChange>
              </w:rPr>
              <w:t>NFR-08</w:t>
            </w:r>
          </w:p>
        </w:tc>
        <w:tc>
          <w:tcPr>
            <w:tcW w:w="1595" w:type="dxa"/>
            <w:shd w:val="clear" w:color="auto" w:fill="F5F9FA"/>
            <w:tcMar>
              <w:top w:w="80" w:type="dxa"/>
              <w:left w:w="100" w:type="dxa"/>
              <w:bottom w:w="80" w:type="dxa"/>
              <w:right w:w="100" w:type="dxa"/>
            </w:tcMar>
            <w:vAlign w:val="center"/>
            <w:tcPrChange w:id="913" w:author="Anzalna Saeed" w:date="2026-09-27T22:33:00Z" w16du:dateUtc="2026-09-27T17:33:00Z">
              <w:tcPr>
                <w:tcW w:w="2000" w:type="dxa"/>
                <w:gridSpan w:val="2"/>
                <w:shd w:val="clear" w:color="auto" w:fill="F5F9FA"/>
                <w:tcMar>
                  <w:top w:w="80" w:type="dxa"/>
                  <w:left w:w="100" w:type="dxa"/>
                  <w:bottom w:w="80" w:type="dxa"/>
                  <w:right w:w="100" w:type="dxa"/>
                </w:tcMar>
                <w:vAlign w:val="center"/>
              </w:tcPr>
            </w:tcPrChange>
          </w:tcPr>
          <w:p w14:paraId="71E4FC88" w14:textId="77777777" w:rsidR="00B02477" w:rsidRPr="00870BA1" w:rsidRDefault="00000000" w:rsidP="00870BA1">
            <w:r w:rsidRPr="00870BA1">
              <w:rPr>
                <w:rPrChange w:id="914" w:author="Anzalna Saeed" w:date="2026-09-21T23:18:00Z" w16du:dateUtc="2026-09-21T18:18:00Z">
                  <w:rPr>
                    <w:color w:val="000000"/>
                  </w:rPr>
                </w:rPrChange>
              </w:rPr>
              <w:t>Availability</w:t>
            </w:r>
          </w:p>
        </w:tc>
        <w:tc>
          <w:tcPr>
            <w:tcW w:w="6665" w:type="dxa"/>
            <w:shd w:val="clear" w:color="auto" w:fill="F5F9FA"/>
            <w:tcMar>
              <w:top w:w="80" w:type="dxa"/>
              <w:left w:w="100" w:type="dxa"/>
              <w:bottom w:w="80" w:type="dxa"/>
              <w:right w:w="100" w:type="dxa"/>
            </w:tcMar>
            <w:vAlign w:val="center"/>
            <w:tcPrChange w:id="915" w:author="Anzalna Saeed" w:date="2026-09-27T22:33:00Z" w16du:dateUtc="2026-09-27T17:33:00Z">
              <w:tcPr>
                <w:tcW w:w="6260" w:type="dxa"/>
                <w:shd w:val="clear" w:color="auto" w:fill="F5F9FA"/>
                <w:tcMar>
                  <w:top w:w="80" w:type="dxa"/>
                  <w:left w:w="100" w:type="dxa"/>
                  <w:bottom w:w="80" w:type="dxa"/>
                  <w:right w:w="100" w:type="dxa"/>
                </w:tcMar>
                <w:vAlign w:val="center"/>
              </w:tcPr>
            </w:tcPrChange>
          </w:tcPr>
          <w:p w14:paraId="78B8E583" w14:textId="77777777" w:rsidR="00B02477" w:rsidRPr="00870BA1" w:rsidRDefault="00000000" w:rsidP="00870BA1">
            <w:r w:rsidRPr="00870BA1">
              <w:rPr>
                <w:rPrChange w:id="916" w:author="Anzalna Saeed" w:date="2026-09-21T23:18:00Z" w16du:dateUtc="2026-09-21T18:18:00Z">
                  <w:rPr>
                    <w:color w:val="000000"/>
                  </w:rPr>
                </w:rPrChange>
              </w:rPr>
              <w:t>Target uptime of 99% for the translation API.</w:t>
            </w:r>
          </w:p>
        </w:tc>
      </w:tr>
    </w:tbl>
    <w:p w14:paraId="74257C1C" w14:textId="77777777" w:rsidR="00B02477" w:rsidRPr="00870BA1" w:rsidRDefault="00B02477">
      <w:pPr>
        <w:spacing w:after="120"/>
        <w:rPr>
          <w:rFonts w:cs="Times New Roman"/>
        </w:rPr>
      </w:pPr>
    </w:p>
    <w:p w14:paraId="5D173382" w14:textId="77777777" w:rsidR="00B02477" w:rsidRPr="00870BA1" w:rsidRDefault="00000000">
      <w:pPr>
        <w:pStyle w:val="Heading2"/>
        <w:pPrChange w:id="917" w:author="Anzalna Saeed" w:date="2026-09-21T23:16:00Z" w16du:dateUtc="2026-09-21T18:16:00Z">
          <w:pPr>
            <w:pStyle w:val="Heading2"/>
            <w:spacing w:before="260"/>
          </w:pPr>
        </w:pPrChange>
      </w:pPr>
      <w:bookmarkStart w:id="918" w:name="_Toc240921955"/>
      <w:bookmarkStart w:id="919" w:name="_Toc241440704"/>
      <w:r w:rsidRPr="00870BA1">
        <w:rPr>
          <w:rPrChange w:id="920" w:author="Anzalna Saeed" w:date="2026-09-21T23:18:00Z" w16du:dateUtc="2026-09-21T18:18:00Z">
            <w:rPr>
              <w:rFonts w:cs="Times New Roman"/>
              <w:bCs/>
              <w:color w:val="1F4E5F"/>
              <w:sz w:val="24"/>
              <w:szCs w:val="24"/>
            </w:rPr>
          </w:rPrChange>
        </w:rPr>
        <w:t>2.3 Stakeholders</w:t>
      </w:r>
      <w:bookmarkEnd w:id="918"/>
      <w:bookmarkEnd w:id="919"/>
    </w:p>
    <w:p w14:paraId="5E1FED73" w14:textId="0DC3AE80" w:rsidR="00B02477" w:rsidRPr="00870BA1" w:rsidRDefault="00000000">
      <w:pPr>
        <w:pStyle w:val="ListParagraph"/>
        <w:numPr>
          <w:ilvl w:val="0"/>
          <w:numId w:val="4"/>
        </w:numPr>
        <w:rPr>
          <w:rFonts w:ascii="Times New Roman" w:hAnsi="Times New Roman" w:cs="Times New Roman"/>
          <w:color w:val="000000" w:themeColor="text1"/>
          <w:sz w:val="24"/>
          <w:szCs w:val="24"/>
          <w:rPrChange w:id="921" w:author="Anzalna Saeed" w:date="2026-09-21T23:18:00Z" w16du:dateUtc="2026-09-21T18:18:00Z">
            <w:rPr/>
          </w:rPrChange>
        </w:rPr>
        <w:pPrChange w:id="922" w:author="Anzalna Saeed" w:date="2026-09-21T23:16:00Z" w16du:dateUtc="2026-09-21T18:16:00Z">
          <w:pPr>
            <w:pStyle w:val="ListParagraph"/>
            <w:numPr>
              <w:numId w:val="2"/>
            </w:numPr>
            <w:spacing w:after="80" w:line="270" w:lineRule="auto"/>
            <w:ind w:left="460" w:hanging="260"/>
          </w:pPr>
        </w:pPrChange>
      </w:pPr>
      <w:r w:rsidRPr="00870BA1">
        <w:rPr>
          <w:rFonts w:ascii="Times New Roman" w:hAnsi="Times New Roman" w:cs="Times New Roman"/>
          <w:color w:val="000000" w:themeColor="text1"/>
          <w:sz w:val="24"/>
          <w:szCs w:val="24"/>
          <w:rPrChange w:id="923" w:author="Anzalna Saeed" w:date="2026-09-21T23:18:00Z" w16du:dateUtc="2026-09-21T18:18:00Z">
            <w:rPr/>
          </w:rPrChange>
        </w:rPr>
        <w:t>End users</w:t>
      </w:r>
      <w:ins w:id="924" w:author="Anzalna Saeed" w:date="2026-09-27T22:13:00Z" w16du:dateUtc="2026-09-27T17:13:00Z">
        <w:r w:rsidR="00571E7A">
          <w:rPr>
            <w:rFonts w:ascii="Times New Roman" w:hAnsi="Times New Roman" w:cs="Times New Roman"/>
            <w:color w:val="000000" w:themeColor="text1"/>
            <w:sz w:val="24"/>
            <w:szCs w:val="24"/>
          </w:rPr>
          <w:t>:</w:t>
        </w:r>
      </w:ins>
      <w:del w:id="925" w:author="Anzalna Saeed" w:date="2026-09-27T22:13:00Z" w16du:dateUtc="2026-09-27T17:13:00Z">
        <w:r w:rsidRPr="00870BA1" w:rsidDel="00571E7A">
          <w:rPr>
            <w:rFonts w:ascii="Times New Roman" w:hAnsi="Times New Roman" w:cs="Times New Roman"/>
            <w:color w:val="000000" w:themeColor="text1"/>
            <w:sz w:val="24"/>
            <w:szCs w:val="24"/>
            <w:rPrChange w:id="926" w:author="Anzalna Saeed" w:date="2026-09-21T23:18:00Z" w16du:dateUtc="2026-09-21T18:18:00Z">
              <w:rPr/>
            </w:rPrChange>
          </w:rPr>
          <w:delText xml:space="preserve"> —</w:delText>
        </w:r>
      </w:del>
      <w:r w:rsidRPr="00870BA1">
        <w:rPr>
          <w:rFonts w:ascii="Times New Roman" w:hAnsi="Times New Roman" w:cs="Times New Roman"/>
          <w:color w:val="000000" w:themeColor="text1"/>
          <w:sz w:val="24"/>
          <w:szCs w:val="24"/>
          <w:rPrChange w:id="927" w:author="Anzalna Saeed" w:date="2026-09-21T23:18:00Z" w16du:dateUtc="2026-09-21T18:18:00Z">
            <w:rPr/>
          </w:rPrChange>
        </w:rPr>
        <w:t xml:space="preserve"> students, developers, and professionals who need quick, accurate translation of technical and everyday text between English and Urdu/Roman Urdu.</w:t>
      </w:r>
    </w:p>
    <w:p w14:paraId="09E52BD9" w14:textId="31DE5AC1" w:rsidR="00B02477" w:rsidRPr="00870BA1" w:rsidRDefault="00000000">
      <w:pPr>
        <w:pStyle w:val="ListParagraph"/>
        <w:numPr>
          <w:ilvl w:val="0"/>
          <w:numId w:val="4"/>
        </w:numPr>
        <w:rPr>
          <w:rFonts w:ascii="Times New Roman" w:hAnsi="Times New Roman" w:cs="Times New Roman"/>
          <w:color w:val="000000" w:themeColor="text1"/>
          <w:sz w:val="24"/>
          <w:szCs w:val="24"/>
          <w:rPrChange w:id="928" w:author="Anzalna Saeed" w:date="2026-09-21T23:18:00Z" w16du:dateUtc="2026-09-21T18:18:00Z">
            <w:rPr/>
          </w:rPrChange>
        </w:rPr>
        <w:pPrChange w:id="929" w:author="Anzalna Saeed" w:date="2026-09-21T23:16:00Z" w16du:dateUtc="2026-09-21T18:16:00Z">
          <w:pPr>
            <w:pStyle w:val="ListParagraph"/>
            <w:numPr>
              <w:numId w:val="2"/>
            </w:numPr>
            <w:spacing w:after="80" w:line="270" w:lineRule="auto"/>
            <w:ind w:left="460" w:hanging="260"/>
          </w:pPr>
        </w:pPrChange>
      </w:pPr>
      <w:r w:rsidRPr="00870BA1">
        <w:rPr>
          <w:rFonts w:ascii="Times New Roman" w:hAnsi="Times New Roman" w:cs="Times New Roman"/>
          <w:color w:val="000000" w:themeColor="text1"/>
          <w:sz w:val="24"/>
          <w:szCs w:val="24"/>
          <w:rPrChange w:id="930" w:author="Anzalna Saeed" w:date="2026-09-21T23:18:00Z" w16du:dateUtc="2026-09-21T18:18:00Z">
            <w:rPr/>
          </w:rPrChange>
        </w:rPr>
        <w:t>Development team</w:t>
      </w:r>
      <w:ins w:id="931" w:author="Anzalna Saeed" w:date="2026-09-27T22:13:00Z" w16du:dateUtc="2026-09-27T17:13:00Z">
        <w:r w:rsidR="00571E7A">
          <w:rPr>
            <w:rFonts w:ascii="Times New Roman" w:hAnsi="Times New Roman" w:cs="Times New Roman"/>
            <w:color w:val="000000" w:themeColor="text1"/>
            <w:sz w:val="24"/>
            <w:szCs w:val="24"/>
          </w:rPr>
          <w:t>:</w:t>
        </w:r>
      </w:ins>
      <w:del w:id="932" w:author="Anzalna Saeed" w:date="2026-09-27T22:13:00Z" w16du:dateUtc="2026-09-27T17:13:00Z">
        <w:r w:rsidRPr="00870BA1" w:rsidDel="00571E7A">
          <w:rPr>
            <w:rFonts w:ascii="Times New Roman" w:hAnsi="Times New Roman" w:cs="Times New Roman"/>
            <w:color w:val="000000" w:themeColor="text1"/>
            <w:sz w:val="24"/>
            <w:szCs w:val="24"/>
            <w:rPrChange w:id="933" w:author="Anzalna Saeed" w:date="2026-09-21T23:18:00Z" w16du:dateUtc="2026-09-21T18:18:00Z">
              <w:rPr/>
            </w:rPrChange>
          </w:rPr>
          <w:delText xml:space="preserve"> —</w:delText>
        </w:r>
      </w:del>
      <w:r w:rsidRPr="00870BA1">
        <w:rPr>
          <w:rFonts w:ascii="Times New Roman" w:hAnsi="Times New Roman" w:cs="Times New Roman"/>
          <w:color w:val="000000" w:themeColor="text1"/>
          <w:sz w:val="24"/>
          <w:szCs w:val="24"/>
          <w:rPrChange w:id="934" w:author="Anzalna Saeed" w:date="2026-09-21T23:18:00Z" w16du:dateUtc="2026-09-21T18:18:00Z">
            <w:rPr/>
          </w:rPrChange>
        </w:rPr>
        <w:t xml:space="preserve"> responsible for building, evaluating, and maintaining the system.</w:t>
      </w:r>
    </w:p>
    <w:p w14:paraId="37CFD9DB" w14:textId="0751E749" w:rsidR="00B02477" w:rsidRPr="00870BA1" w:rsidRDefault="00000000">
      <w:pPr>
        <w:pStyle w:val="ListParagraph"/>
        <w:numPr>
          <w:ilvl w:val="0"/>
          <w:numId w:val="4"/>
        </w:numPr>
        <w:rPr>
          <w:rFonts w:ascii="Times New Roman" w:hAnsi="Times New Roman" w:cs="Times New Roman"/>
          <w:color w:val="000000" w:themeColor="text1"/>
          <w:sz w:val="24"/>
          <w:szCs w:val="24"/>
          <w:rPrChange w:id="935" w:author="Anzalna Saeed" w:date="2026-09-21T23:18:00Z" w16du:dateUtc="2026-09-21T18:18:00Z">
            <w:rPr/>
          </w:rPrChange>
        </w:rPr>
        <w:pPrChange w:id="936" w:author="Anzalna Saeed" w:date="2026-09-21T23:16:00Z" w16du:dateUtc="2026-09-21T18:16:00Z">
          <w:pPr>
            <w:pStyle w:val="ListParagraph"/>
            <w:numPr>
              <w:numId w:val="2"/>
            </w:numPr>
            <w:spacing w:after="80" w:line="270" w:lineRule="auto"/>
            <w:ind w:left="460" w:hanging="260"/>
          </w:pPr>
        </w:pPrChange>
      </w:pPr>
      <w:r w:rsidRPr="00870BA1">
        <w:rPr>
          <w:rFonts w:ascii="Times New Roman" w:hAnsi="Times New Roman" w:cs="Times New Roman"/>
          <w:color w:val="000000" w:themeColor="text1"/>
          <w:sz w:val="24"/>
          <w:szCs w:val="24"/>
          <w:rPrChange w:id="937" w:author="Anzalna Saeed" w:date="2026-09-21T23:18:00Z" w16du:dateUtc="2026-09-21T18:18:00Z">
            <w:rPr/>
          </w:rPrChange>
        </w:rPr>
        <w:t>Project supervisor</w:t>
      </w:r>
      <w:del w:id="938" w:author="Anzalna Saeed" w:date="2026-09-27T22:13:00Z" w16du:dateUtc="2026-09-27T17:13:00Z">
        <w:r w:rsidRPr="00870BA1" w:rsidDel="00571E7A">
          <w:rPr>
            <w:rFonts w:ascii="Times New Roman" w:hAnsi="Times New Roman" w:cs="Times New Roman"/>
            <w:color w:val="000000" w:themeColor="text1"/>
            <w:sz w:val="24"/>
            <w:szCs w:val="24"/>
            <w:rPrChange w:id="939" w:author="Anzalna Saeed" w:date="2026-09-21T23:18:00Z" w16du:dateUtc="2026-09-21T18:18:00Z">
              <w:rPr/>
            </w:rPrChange>
          </w:rPr>
          <w:delText xml:space="preserve"> / evaluators</w:delText>
        </w:r>
      </w:del>
      <w:ins w:id="940" w:author="Anzalna Saeed" w:date="2026-09-27T22:13:00Z" w16du:dateUtc="2026-09-27T17:13:00Z">
        <w:r w:rsidR="00571E7A">
          <w:rPr>
            <w:rFonts w:ascii="Times New Roman" w:hAnsi="Times New Roman" w:cs="Times New Roman"/>
            <w:color w:val="000000" w:themeColor="text1"/>
            <w:sz w:val="24"/>
            <w:szCs w:val="24"/>
          </w:rPr>
          <w:t xml:space="preserve">: </w:t>
        </w:r>
      </w:ins>
      <w:del w:id="941" w:author="Anzalna Saeed" w:date="2026-09-27T22:13:00Z" w16du:dateUtc="2026-09-27T17:13:00Z">
        <w:r w:rsidRPr="00870BA1" w:rsidDel="00571E7A">
          <w:rPr>
            <w:rFonts w:ascii="Times New Roman" w:hAnsi="Times New Roman" w:cs="Times New Roman"/>
            <w:color w:val="000000" w:themeColor="text1"/>
            <w:sz w:val="24"/>
            <w:szCs w:val="24"/>
            <w:rPrChange w:id="942" w:author="Anzalna Saeed" w:date="2026-09-21T23:18:00Z" w16du:dateUtc="2026-09-21T18:18:00Z">
              <w:rPr/>
            </w:rPrChange>
          </w:rPr>
          <w:delText xml:space="preserve"> — </w:delText>
        </w:r>
      </w:del>
      <w:r w:rsidRPr="00870BA1">
        <w:rPr>
          <w:rFonts w:ascii="Times New Roman" w:hAnsi="Times New Roman" w:cs="Times New Roman"/>
          <w:color w:val="000000" w:themeColor="text1"/>
          <w:sz w:val="24"/>
          <w:szCs w:val="24"/>
          <w:rPrChange w:id="943" w:author="Anzalna Saeed" w:date="2026-09-21T23:18:00Z" w16du:dateUtc="2026-09-21T18:18:00Z">
            <w:rPr/>
          </w:rPrChange>
        </w:rPr>
        <w:t xml:space="preserve">assess the system against the </w:t>
      </w:r>
      <w:del w:id="944" w:author="Anzalna Saeed" w:date="2026-09-27T22:13:00Z" w16du:dateUtc="2026-09-27T17:13:00Z">
        <w:r w:rsidRPr="00870BA1" w:rsidDel="00571E7A">
          <w:rPr>
            <w:rFonts w:ascii="Times New Roman" w:hAnsi="Times New Roman" w:cs="Times New Roman"/>
            <w:color w:val="000000" w:themeColor="text1"/>
            <w:sz w:val="24"/>
            <w:szCs w:val="24"/>
            <w:rPrChange w:id="945" w:author="Anzalna Saeed" w:date="2026-09-21T23:18:00Z" w16du:dateUtc="2026-09-21T18:18:00Z">
              <w:rPr/>
            </w:rPrChange>
          </w:rPr>
          <w:delText xml:space="preserve">stated </w:delText>
        </w:r>
      </w:del>
      <w:r w:rsidRPr="00870BA1">
        <w:rPr>
          <w:rFonts w:ascii="Times New Roman" w:hAnsi="Times New Roman" w:cs="Times New Roman"/>
          <w:color w:val="000000" w:themeColor="text1"/>
          <w:sz w:val="24"/>
          <w:szCs w:val="24"/>
          <w:rPrChange w:id="946" w:author="Anzalna Saeed" w:date="2026-09-21T23:18:00Z" w16du:dateUtc="2026-09-21T18:18:00Z">
            <w:rPr/>
          </w:rPrChange>
        </w:rPr>
        <w:t>requirements and evaluation benchmarks.</w:t>
      </w:r>
    </w:p>
    <w:p w14:paraId="3BE57EF9" w14:textId="730EC7F6" w:rsidR="00B02477" w:rsidRPr="00870BA1" w:rsidRDefault="00000000">
      <w:pPr>
        <w:pStyle w:val="ListParagraph"/>
        <w:numPr>
          <w:ilvl w:val="0"/>
          <w:numId w:val="4"/>
        </w:numPr>
        <w:rPr>
          <w:rFonts w:ascii="Times New Roman" w:hAnsi="Times New Roman" w:cs="Times New Roman"/>
          <w:color w:val="000000" w:themeColor="text1"/>
          <w:sz w:val="24"/>
          <w:szCs w:val="24"/>
          <w:rPrChange w:id="947" w:author="Anzalna Saeed" w:date="2026-09-21T23:18:00Z" w16du:dateUtc="2026-09-21T18:18:00Z">
            <w:rPr/>
          </w:rPrChange>
        </w:rPr>
        <w:pPrChange w:id="948" w:author="Anzalna Saeed" w:date="2026-09-21T23:16:00Z" w16du:dateUtc="2026-09-21T18:16:00Z">
          <w:pPr>
            <w:pStyle w:val="ListParagraph"/>
            <w:numPr>
              <w:numId w:val="2"/>
            </w:numPr>
            <w:spacing w:after="80" w:line="270" w:lineRule="auto"/>
            <w:ind w:left="460" w:hanging="260"/>
          </w:pPr>
        </w:pPrChange>
      </w:pPr>
      <w:r w:rsidRPr="00870BA1">
        <w:rPr>
          <w:rFonts w:ascii="Times New Roman" w:hAnsi="Times New Roman" w:cs="Times New Roman"/>
          <w:color w:val="000000" w:themeColor="text1"/>
          <w:sz w:val="24"/>
          <w:szCs w:val="24"/>
          <w:rPrChange w:id="949" w:author="Anzalna Saeed" w:date="2026-09-21T23:18:00Z" w16du:dateUtc="2026-09-21T18:18:00Z">
            <w:rPr/>
          </w:rPrChange>
        </w:rPr>
        <w:t>Future integrators</w:t>
      </w:r>
      <w:ins w:id="950" w:author="Anzalna Saeed" w:date="2026-09-27T22:13:00Z" w16du:dateUtc="2026-09-27T17:13:00Z">
        <w:r w:rsidR="00571E7A">
          <w:rPr>
            <w:rFonts w:ascii="Times New Roman" w:hAnsi="Times New Roman" w:cs="Times New Roman"/>
            <w:color w:val="000000" w:themeColor="text1"/>
            <w:sz w:val="24"/>
            <w:szCs w:val="24"/>
          </w:rPr>
          <w:t xml:space="preserve">: </w:t>
        </w:r>
      </w:ins>
      <w:del w:id="951" w:author="Anzalna Saeed" w:date="2026-09-27T22:13:00Z" w16du:dateUtc="2026-09-27T17:13:00Z">
        <w:r w:rsidRPr="00870BA1" w:rsidDel="00571E7A">
          <w:rPr>
            <w:rFonts w:ascii="Times New Roman" w:hAnsi="Times New Roman" w:cs="Times New Roman"/>
            <w:color w:val="000000" w:themeColor="text1"/>
            <w:sz w:val="24"/>
            <w:szCs w:val="24"/>
            <w:rPrChange w:id="952" w:author="Anzalna Saeed" w:date="2026-09-21T23:18:00Z" w16du:dateUtc="2026-09-21T18:18:00Z">
              <w:rPr/>
            </w:rPrChange>
          </w:rPr>
          <w:delText xml:space="preserve"> — </w:delText>
        </w:r>
      </w:del>
      <w:r w:rsidRPr="00870BA1">
        <w:rPr>
          <w:rFonts w:ascii="Times New Roman" w:hAnsi="Times New Roman" w:cs="Times New Roman"/>
          <w:color w:val="000000" w:themeColor="text1"/>
          <w:sz w:val="24"/>
          <w:szCs w:val="24"/>
          <w:rPrChange w:id="953" w:author="Anzalna Saeed" w:date="2026-09-21T23:18:00Z" w16du:dateUtc="2026-09-21T18:18:00Z">
            <w:rPr/>
          </w:rPrChange>
        </w:rPr>
        <w:t xml:space="preserve">teams that may embed this translation service into </w:t>
      </w:r>
      <w:del w:id="954" w:author="Anzalna Saeed" w:date="2026-09-27T22:13:00Z" w16du:dateUtc="2026-09-27T17:13:00Z">
        <w:r w:rsidRPr="00870BA1" w:rsidDel="00571E7A">
          <w:rPr>
            <w:rFonts w:ascii="Times New Roman" w:hAnsi="Times New Roman" w:cs="Times New Roman"/>
            <w:color w:val="000000" w:themeColor="text1"/>
            <w:sz w:val="24"/>
            <w:szCs w:val="24"/>
            <w:rPrChange w:id="955" w:author="Anzalna Saeed" w:date="2026-09-21T23:18:00Z" w16du:dateUtc="2026-09-21T18:18:00Z">
              <w:rPr/>
            </w:rPrChange>
          </w:rPr>
          <w:delText xml:space="preserve">chat </w:delText>
        </w:r>
      </w:del>
      <w:r w:rsidRPr="00870BA1">
        <w:rPr>
          <w:rFonts w:ascii="Times New Roman" w:hAnsi="Times New Roman" w:cs="Times New Roman"/>
          <w:color w:val="000000" w:themeColor="text1"/>
          <w:sz w:val="24"/>
          <w:szCs w:val="24"/>
          <w:rPrChange w:id="956" w:author="Anzalna Saeed" w:date="2026-09-21T23:18:00Z" w16du:dateUtc="2026-09-21T18:18:00Z">
            <w:rPr/>
          </w:rPrChange>
        </w:rPr>
        <w:t xml:space="preserve">apps, </w:t>
      </w:r>
      <w:del w:id="957" w:author="Anzalna Saeed" w:date="2026-09-27T22:14:00Z" w16du:dateUtc="2026-09-27T17:14:00Z">
        <w:r w:rsidRPr="00870BA1" w:rsidDel="00571E7A">
          <w:rPr>
            <w:rFonts w:ascii="Times New Roman" w:hAnsi="Times New Roman" w:cs="Times New Roman"/>
            <w:color w:val="000000" w:themeColor="text1"/>
            <w:sz w:val="24"/>
            <w:szCs w:val="24"/>
            <w:rPrChange w:id="958" w:author="Anzalna Saeed" w:date="2026-09-21T23:18:00Z" w16du:dateUtc="2026-09-21T18:18:00Z">
              <w:rPr/>
            </w:rPrChange>
          </w:rPr>
          <w:delText xml:space="preserve">documentation </w:delText>
        </w:r>
      </w:del>
      <w:r w:rsidRPr="00870BA1">
        <w:rPr>
          <w:rFonts w:ascii="Times New Roman" w:hAnsi="Times New Roman" w:cs="Times New Roman"/>
          <w:color w:val="000000" w:themeColor="text1"/>
          <w:sz w:val="24"/>
          <w:szCs w:val="24"/>
          <w:rPrChange w:id="959" w:author="Anzalna Saeed" w:date="2026-09-21T23:18:00Z" w16du:dateUtc="2026-09-21T18:18:00Z">
            <w:rPr/>
          </w:rPrChange>
        </w:rPr>
        <w:t xml:space="preserve">tools, or </w:t>
      </w:r>
      <w:del w:id="960" w:author="Anzalna Saeed" w:date="2026-09-27T22:14:00Z" w16du:dateUtc="2026-09-27T17:14:00Z">
        <w:r w:rsidRPr="00870BA1" w:rsidDel="00571E7A">
          <w:rPr>
            <w:rFonts w:ascii="Times New Roman" w:hAnsi="Times New Roman" w:cs="Times New Roman"/>
            <w:color w:val="000000" w:themeColor="text1"/>
            <w:sz w:val="24"/>
            <w:szCs w:val="24"/>
            <w:rPrChange w:id="961" w:author="Anzalna Saeed" w:date="2026-09-21T23:18:00Z" w16du:dateUtc="2026-09-21T18:18:00Z">
              <w:rPr/>
            </w:rPrChange>
          </w:rPr>
          <w:delText xml:space="preserve">support </w:delText>
        </w:r>
      </w:del>
      <w:r w:rsidRPr="00870BA1">
        <w:rPr>
          <w:rFonts w:ascii="Times New Roman" w:hAnsi="Times New Roman" w:cs="Times New Roman"/>
          <w:color w:val="000000" w:themeColor="text1"/>
          <w:sz w:val="24"/>
          <w:szCs w:val="24"/>
          <w:rPrChange w:id="962" w:author="Anzalna Saeed" w:date="2026-09-21T23:18:00Z" w16du:dateUtc="2026-09-21T18:18:00Z">
            <w:rPr/>
          </w:rPrChange>
        </w:rPr>
        <w:t>systems.</w:t>
      </w:r>
    </w:p>
    <w:p w14:paraId="6E44FD2E" w14:textId="77777777" w:rsidR="00B02477" w:rsidRPr="00870BA1" w:rsidRDefault="00B02477">
      <w:pPr>
        <w:spacing w:after="120"/>
        <w:rPr>
          <w:rFonts w:cs="Times New Roman"/>
        </w:rPr>
      </w:pPr>
    </w:p>
    <w:p w14:paraId="67B1CF09" w14:textId="77777777" w:rsidR="00B02477" w:rsidRPr="00870BA1" w:rsidRDefault="00000000">
      <w:pPr>
        <w:pStyle w:val="Heading1"/>
        <w:pPrChange w:id="963" w:author="Anzalna Saeed" w:date="2026-09-21T23:17:00Z" w16du:dateUtc="2026-09-21T18:17:00Z">
          <w:pPr>
            <w:pStyle w:val="Heading1"/>
            <w:pBdr>
              <w:bottom w:val="single" w:sz="6" w:space="4" w:color="1F4E5F"/>
            </w:pBdr>
            <w:spacing w:before="360" w:after="160"/>
          </w:pPr>
        </w:pPrChange>
      </w:pPr>
      <w:bookmarkStart w:id="964" w:name="_Toc240921956"/>
      <w:bookmarkStart w:id="965" w:name="_Toc241440705"/>
      <w:r w:rsidRPr="00870BA1">
        <w:rPr>
          <w:rPrChange w:id="966" w:author="Anzalna Saeed" w:date="2026-09-21T23:18:00Z" w16du:dateUtc="2026-09-21T18:18:00Z">
            <w:rPr>
              <w:rFonts w:cs="Times New Roman"/>
              <w:bCs/>
              <w:color w:val="1F4E5F"/>
              <w:sz w:val="30"/>
              <w:szCs w:val="30"/>
            </w:rPr>
          </w:rPrChange>
        </w:rPr>
        <w:t>3. Use Cases</w:t>
      </w:r>
      <w:bookmarkEnd w:id="964"/>
      <w:bookmarkEnd w:id="965"/>
    </w:p>
    <w:p w14:paraId="2B6079E4" w14:textId="77777777" w:rsidR="00B02477" w:rsidRPr="00870BA1" w:rsidRDefault="00000000">
      <w:pPr>
        <w:pStyle w:val="Heading2"/>
        <w:pPrChange w:id="967" w:author="Anzalna Saeed" w:date="2026-09-21T23:17:00Z" w16du:dateUtc="2026-09-21T18:17:00Z">
          <w:pPr>
            <w:pStyle w:val="Heading2"/>
            <w:spacing w:before="260"/>
          </w:pPr>
        </w:pPrChange>
      </w:pPr>
      <w:bookmarkStart w:id="968" w:name="_Toc240921957"/>
      <w:bookmarkStart w:id="969" w:name="_Toc241440706"/>
      <w:r w:rsidRPr="00870BA1">
        <w:rPr>
          <w:rPrChange w:id="970" w:author="Anzalna Saeed" w:date="2026-09-21T23:18:00Z" w16du:dateUtc="2026-09-21T18:18:00Z">
            <w:rPr>
              <w:rFonts w:cs="Times New Roman"/>
              <w:bCs/>
              <w:color w:val="1F4E5F"/>
              <w:sz w:val="24"/>
              <w:szCs w:val="24"/>
            </w:rPr>
          </w:rPrChange>
        </w:rPr>
        <w:t>3.1 Use Case Summary</w:t>
      </w:r>
      <w:bookmarkEnd w:id="968"/>
      <w:bookmarkEnd w:id="969"/>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000"/>
        <w:gridCol w:w="6360"/>
        <w:gridCol w:w="2000"/>
      </w:tblGrid>
      <w:tr w:rsidR="00B02477" w:rsidRPr="00870BA1" w14:paraId="1A7B08FA" w14:textId="77777777">
        <w:trPr>
          <w:tblHeader/>
        </w:trPr>
        <w:tc>
          <w:tcPr>
            <w:tcW w:w="1000" w:type="dxa"/>
            <w:shd w:val="clear" w:color="auto" w:fill="1F4E5F"/>
            <w:tcMar>
              <w:top w:w="80" w:type="dxa"/>
              <w:left w:w="100" w:type="dxa"/>
              <w:bottom w:w="80" w:type="dxa"/>
              <w:right w:w="100" w:type="dxa"/>
            </w:tcMar>
            <w:vAlign w:val="center"/>
          </w:tcPr>
          <w:p w14:paraId="2F30EFB4" w14:textId="77777777" w:rsidR="00B02477" w:rsidRPr="00870BA1" w:rsidRDefault="00000000" w:rsidP="00541602">
            <w:r w:rsidRPr="00870BA1">
              <w:t>ID</w:t>
            </w:r>
          </w:p>
        </w:tc>
        <w:tc>
          <w:tcPr>
            <w:tcW w:w="6360" w:type="dxa"/>
            <w:shd w:val="clear" w:color="auto" w:fill="1F4E5F"/>
            <w:tcMar>
              <w:top w:w="80" w:type="dxa"/>
              <w:left w:w="100" w:type="dxa"/>
              <w:bottom w:w="80" w:type="dxa"/>
              <w:right w:w="100" w:type="dxa"/>
            </w:tcMar>
            <w:vAlign w:val="center"/>
          </w:tcPr>
          <w:p w14:paraId="036897FF" w14:textId="77777777" w:rsidR="00B02477" w:rsidRPr="00870BA1" w:rsidRDefault="00000000" w:rsidP="00541602">
            <w:r w:rsidRPr="00870BA1">
              <w:t>Use Case</w:t>
            </w:r>
          </w:p>
        </w:tc>
        <w:tc>
          <w:tcPr>
            <w:tcW w:w="2000" w:type="dxa"/>
            <w:shd w:val="clear" w:color="auto" w:fill="1F4E5F"/>
            <w:tcMar>
              <w:top w:w="80" w:type="dxa"/>
              <w:left w:w="100" w:type="dxa"/>
              <w:bottom w:w="80" w:type="dxa"/>
              <w:right w:w="100" w:type="dxa"/>
            </w:tcMar>
            <w:vAlign w:val="center"/>
          </w:tcPr>
          <w:p w14:paraId="5E9BCFAD" w14:textId="77777777" w:rsidR="00B02477" w:rsidRPr="00870BA1" w:rsidRDefault="00000000" w:rsidP="00541602">
            <w:r w:rsidRPr="00870BA1">
              <w:t>Primary Actor</w:t>
            </w:r>
          </w:p>
        </w:tc>
      </w:tr>
      <w:tr w:rsidR="00B02477" w:rsidRPr="00870BA1" w14:paraId="0F5E7689" w14:textId="77777777">
        <w:tc>
          <w:tcPr>
            <w:tcW w:w="1000" w:type="dxa"/>
            <w:tcMar>
              <w:top w:w="80" w:type="dxa"/>
              <w:left w:w="100" w:type="dxa"/>
              <w:bottom w:w="80" w:type="dxa"/>
              <w:right w:w="100" w:type="dxa"/>
            </w:tcMar>
            <w:vAlign w:val="center"/>
          </w:tcPr>
          <w:p w14:paraId="7D140C39" w14:textId="77777777" w:rsidR="00B02477" w:rsidRPr="00870BA1" w:rsidRDefault="00000000" w:rsidP="00541602">
            <w:r w:rsidRPr="00870BA1">
              <w:rPr>
                <w:rPrChange w:id="971" w:author="Anzalna Saeed" w:date="2026-09-21T23:18:00Z" w16du:dateUtc="2026-09-21T18:18:00Z">
                  <w:rPr>
                    <w:color w:val="000000"/>
                  </w:rPr>
                </w:rPrChange>
              </w:rPr>
              <w:t>UC-01</w:t>
            </w:r>
          </w:p>
        </w:tc>
        <w:tc>
          <w:tcPr>
            <w:tcW w:w="6360" w:type="dxa"/>
            <w:tcMar>
              <w:top w:w="80" w:type="dxa"/>
              <w:left w:w="100" w:type="dxa"/>
              <w:bottom w:w="80" w:type="dxa"/>
              <w:right w:w="100" w:type="dxa"/>
            </w:tcMar>
            <w:vAlign w:val="center"/>
          </w:tcPr>
          <w:p w14:paraId="0525E9C3" w14:textId="77777777" w:rsidR="00B02477" w:rsidRPr="00870BA1" w:rsidRDefault="00000000" w:rsidP="00541602">
            <w:r w:rsidRPr="00870BA1">
              <w:rPr>
                <w:rPrChange w:id="972" w:author="Anzalna Saeed" w:date="2026-09-21T23:18:00Z" w16du:dateUtc="2026-09-21T18:18:00Z">
                  <w:rPr>
                    <w:color w:val="000000"/>
                  </w:rPr>
                </w:rPrChange>
              </w:rPr>
              <w:t>Translate English text to Urdu</w:t>
            </w:r>
          </w:p>
        </w:tc>
        <w:tc>
          <w:tcPr>
            <w:tcW w:w="2000" w:type="dxa"/>
            <w:tcMar>
              <w:top w:w="80" w:type="dxa"/>
              <w:left w:w="100" w:type="dxa"/>
              <w:bottom w:w="80" w:type="dxa"/>
              <w:right w:w="100" w:type="dxa"/>
            </w:tcMar>
            <w:vAlign w:val="center"/>
          </w:tcPr>
          <w:p w14:paraId="1A85857B" w14:textId="77777777" w:rsidR="00B02477" w:rsidRPr="00870BA1" w:rsidRDefault="00000000" w:rsidP="00541602">
            <w:r w:rsidRPr="00870BA1">
              <w:rPr>
                <w:rPrChange w:id="973" w:author="Anzalna Saeed" w:date="2026-09-21T23:18:00Z" w16du:dateUtc="2026-09-21T18:18:00Z">
                  <w:rPr>
                    <w:color w:val="000000"/>
                  </w:rPr>
                </w:rPrChange>
              </w:rPr>
              <w:t>End User</w:t>
            </w:r>
          </w:p>
        </w:tc>
      </w:tr>
      <w:tr w:rsidR="00B02477" w:rsidRPr="00870BA1" w14:paraId="28ABADC7" w14:textId="77777777">
        <w:tc>
          <w:tcPr>
            <w:tcW w:w="1000" w:type="dxa"/>
            <w:shd w:val="clear" w:color="auto" w:fill="F5F9FA"/>
            <w:tcMar>
              <w:top w:w="80" w:type="dxa"/>
              <w:left w:w="100" w:type="dxa"/>
              <w:bottom w:w="80" w:type="dxa"/>
              <w:right w:w="100" w:type="dxa"/>
            </w:tcMar>
            <w:vAlign w:val="center"/>
          </w:tcPr>
          <w:p w14:paraId="35F617BF" w14:textId="77777777" w:rsidR="00B02477" w:rsidRPr="00870BA1" w:rsidRDefault="00000000" w:rsidP="00541602">
            <w:r w:rsidRPr="00870BA1">
              <w:rPr>
                <w:rPrChange w:id="974" w:author="Anzalna Saeed" w:date="2026-09-21T23:18:00Z" w16du:dateUtc="2026-09-21T18:18:00Z">
                  <w:rPr>
                    <w:color w:val="000000"/>
                  </w:rPr>
                </w:rPrChange>
              </w:rPr>
              <w:t>UC-02</w:t>
            </w:r>
          </w:p>
        </w:tc>
        <w:tc>
          <w:tcPr>
            <w:tcW w:w="6360" w:type="dxa"/>
            <w:shd w:val="clear" w:color="auto" w:fill="F5F9FA"/>
            <w:tcMar>
              <w:top w:w="80" w:type="dxa"/>
              <w:left w:w="100" w:type="dxa"/>
              <w:bottom w:w="80" w:type="dxa"/>
              <w:right w:w="100" w:type="dxa"/>
            </w:tcMar>
            <w:vAlign w:val="center"/>
          </w:tcPr>
          <w:p w14:paraId="3CF9DA25" w14:textId="77777777" w:rsidR="00B02477" w:rsidRPr="00870BA1" w:rsidRDefault="00000000" w:rsidP="00541602">
            <w:r w:rsidRPr="00870BA1">
              <w:rPr>
                <w:rPrChange w:id="975" w:author="Anzalna Saeed" w:date="2026-09-21T23:18:00Z" w16du:dateUtc="2026-09-21T18:18:00Z">
                  <w:rPr>
                    <w:color w:val="000000"/>
                  </w:rPr>
                </w:rPrChange>
              </w:rPr>
              <w:t>Translate Urdu text to English</w:t>
            </w:r>
          </w:p>
        </w:tc>
        <w:tc>
          <w:tcPr>
            <w:tcW w:w="2000" w:type="dxa"/>
            <w:shd w:val="clear" w:color="auto" w:fill="F5F9FA"/>
            <w:tcMar>
              <w:top w:w="80" w:type="dxa"/>
              <w:left w:w="100" w:type="dxa"/>
              <w:bottom w:w="80" w:type="dxa"/>
              <w:right w:w="100" w:type="dxa"/>
            </w:tcMar>
            <w:vAlign w:val="center"/>
          </w:tcPr>
          <w:p w14:paraId="58329C86" w14:textId="77777777" w:rsidR="00B02477" w:rsidRPr="00870BA1" w:rsidRDefault="00000000" w:rsidP="00541602">
            <w:r w:rsidRPr="00870BA1">
              <w:rPr>
                <w:rPrChange w:id="976" w:author="Anzalna Saeed" w:date="2026-09-21T23:18:00Z" w16du:dateUtc="2026-09-21T18:18:00Z">
                  <w:rPr>
                    <w:color w:val="000000"/>
                  </w:rPr>
                </w:rPrChange>
              </w:rPr>
              <w:t>End User</w:t>
            </w:r>
          </w:p>
        </w:tc>
      </w:tr>
      <w:tr w:rsidR="00B02477" w:rsidRPr="00870BA1" w14:paraId="12312E1D" w14:textId="77777777">
        <w:tc>
          <w:tcPr>
            <w:tcW w:w="1000" w:type="dxa"/>
            <w:tcMar>
              <w:top w:w="80" w:type="dxa"/>
              <w:left w:w="100" w:type="dxa"/>
              <w:bottom w:w="80" w:type="dxa"/>
              <w:right w:w="100" w:type="dxa"/>
            </w:tcMar>
            <w:vAlign w:val="center"/>
          </w:tcPr>
          <w:p w14:paraId="5D3670C0" w14:textId="77777777" w:rsidR="00B02477" w:rsidRPr="00870BA1" w:rsidRDefault="00000000" w:rsidP="00541602">
            <w:r w:rsidRPr="00870BA1">
              <w:rPr>
                <w:rPrChange w:id="977" w:author="Anzalna Saeed" w:date="2026-09-21T23:18:00Z" w16du:dateUtc="2026-09-21T18:18:00Z">
                  <w:rPr>
                    <w:color w:val="000000"/>
                  </w:rPr>
                </w:rPrChange>
              </w:rPr>
              <w:t>UC-03</w:t>
            </w:r>
          </w:p>
        </w:tc>
        <w:tc>
          <w:tcPr>
            <w:tcW w:w="6360" w:type="dxa"/>
            <w:tcMar>
              <w:top w:w="80" w:type="dxa"/>
              <w:left w:w="100" w:type="dxa"/>
              <w:bottom w:w="80" w:type="dxa"/>
              <w:right w:w="100" w:type="dxa"/>
            </w:tcMar>
            <w:vAlign w:val="center"/>
          </w:tcPr>
          <w:p w14:paraId="0C905E34" w14:textId="77777777" w:rsidR="00B02477" w:rsidRPr="00870BA1" w:rsidRDefault="00000000" w:rsidP="00541602">
            <w:r w:rsidRPr="00870BA1">
              <w:rPr>
                <w:rPrChange w:id="978" w:author="Anzalna Saeed" w:date="2026-09-21T23:18:00Z" w16du:dateUtc="2026-09-21T18:18:00Z">
                  <w:rPr>
                    <w:color w:val="000000"/>
                  </w:rPr>
                </w:rPrChange>
              </w:rPr>
              <w:t>Translate Roman Urdu text to English</w:t>
            </w:r>
          </w:p>
        </w:tc>
        <w:tc>
          <w:tcPr>
            <w:tcW w:w="2000" w:type="dxa"/>
            <w:tcMar>
              <w:top w:w="80" w:type="dxa"/>
              <w:left w:w="100" w:type="dxa"/>
              <w:bottom w:w="80" w:type="dxa"/>
              <w:right w:w="100" w:type="dxa"/>
            </w:tcMar>
            <w:vAlign w:val="center"/>
          </w:tcPr>
          <w:p w14:paraId="197AAC50" w14:textId="77777777" w:rsidR="00B02477" w:rsidRPr="00870BA1" w:rsidRDefault="00000000" w:rsidP="00541602">
            <w:r w:rsidRPr="00870BA1">
              <w:rPr>
                <w:rPrChange w:id="979" w:author="Anzalna Saeed" w:date="2026-09-21T23:18:00Z" w16du:dateUtc="2026-09-21T18:18:00Z">
                  <w:rPr>
                    <w:color w:val="000000"/>
                  </w:rPr>
                </w:rPrChange>
              </w:rPr>
              <w:t>End User</w:t>
            </w:r>
          </w:p>
        </w:tc>
      </w:tr>
      <w:tr w:rsidR="00B02477" w:rsidRPr="00870BA1" w14:paraId="14D6DC1D" w14:textId="77777777">
        <w:tc>
          <w:tcPr>
            <w:tcW w:w="1000" w:type="dxa"/>
            <w:shd w:val="clear" w:color="auto" w:fill="F5F9FA"/>
            <w:tcMar>
              <w:top w:w="80" w:type="dxa"/>
              <w:left w:w="100" w:type="dxa"/>
              <w:bottom w:w="80" w:type="dxa"/>
              <w:right w:w="100" w:type="dxa"/>
            </w:tcMar>
            <w:vAlign w:val="center"/>
          </w:tcPr>
          <w:p w14:paraId="03C2D918" w14:textId="77777777" w:rsidR="00B02477" w:rsidRPr="00870BA1" w:rsidRDefault="00000000" w:rsidP="00541602">
            <w:r w:rsidRPr="00870BA1">
              <w:rPr>
                <w:rPrChange w:id="980" w:author="Anzalna Saeed" w:date="2026-09-21T23:18:00Z" w16du:dateUtc="2026-09-21T18:18:00Z">
                  <w:rPr>
                    <w:color w:val="000000"/>
                  </w:rPr>
                </w:rPrChange>
              </w:rPr>
              <w:t>UC-04</w:t>
            </w:r>
          </w:p>
        </w:tc>
        <w:tc>
          <w:tcPr>
            <w:tcW w:w="6360" w:type="dxa"/>
            <w:shd w:val="clear" w:color="auto" w:fill="F5F9FA"/>
            <w:tcMar>
              <w:top w:w="80" w:type="dxa"/>
              <w:left w:w="100" w:type="dxa"/>
              <w:bottom w:w="80" w:type="dxa"/>
              <w:right w:w="100" w:type="dxa"/>
            </w:tcMar>
            <w:vAlign w:val="center"/>
          </w:tcPr>
          <w:p w14:paraId="650F16ED" w14:textId="77777777" w:rsidR="00B02477" w:rsidRPr="00870BA1" w:rsidRDefault="00000000" w:rsidP="00541602">
            <w:r w:rsidRPr="00870BA1">
              <w:rPr>
                <w:rPrChange w:id="981" w:author="Anzalna Saeed" w:date="2026-09-21T23:18:00Z" w16du:dateUtc="2026-09-21T18:18:00Z">
                  <w:rPr>
                    <w:color w:val="000000"/>
                  </w:rPr>
                </w:rPrChange>
              </w:rPr>
              <w:t>View / search translation history</w:t>
            </w:r>
          </w:p>
        </w:tc>
        <w:tc>
          <w:tcPr>
            <w:tcW w:w="2000" w:type="dxa"/>
            <w:shd w:val="clear" w:color="auto" w:fill="F5F9FA"/>
            <w:tcMar>
              <w:top w:w="80" w:type="dxa"/>
              <w:left w:w="100" w:type="dxa"/>
              <w:bottom w:w="80" w:type="dxa"/>
              <w:right w:w="100" w:type="dxa"/>
            </w:tcMar>
            <w:vAlign w:val="center"/>
          </w:tcPr>
          <w:p w14:paraId="0EEF7E8F" w14:textId="77777777" w:rsidR="00B02477" w:rsidRPr="00870BA1" w:rsidRDefault="00000000" w:rsidP="00541602">
            <w:r w:rsidRPr="00870BA1">
              <w:rPr>
                <w:rPrChange w:id="982" w:author="Anzalna Saeed" w:date="2026-09-21T23:18:00Z" w16du:dateUtc="2026-09-21T18:18:00Z">
                  <w:rPr>
                    <w:color w:val="000000"/>
                  </w:rPr>
                </w:rPrChange>
              </w:rPr>
              <w:t>End User</w:t>
            </w:r>
          </w:p>
        </w:tc>
      </w:tr>
      <w:tr w:rsidR="00B02477" w:rsidRPr="00870BA1" w14:paraId="0E2510F9" w14:textId="77777777">
        <w:tc>
          <w:tcPr>
            <w:tcW w:w="1000" w:type="dxa"/>
            <w:tcMar>
              <w:top w:w="80" w:type="dxa"/>
              <w:left w:w="100" w:type="dxa"/>
              <w:bottom w:w="80" w:type="dxa"/>
              <w:right w:w="100" w:type="dxa"/>
            </w:tcMar>
            <w:vAlign w:val="center"/>
          </w:tcPr>
          <w:p w14:paraId="11C705CD" w14:textId="77777777" w:rsidR="00B02477" w:rsidRPr="00870BA1" w:rsidRDefault="00000000" w:rsidP="00541602">
            <w:r w:rsidRPr="00870BA1">
              <w:rPr>
                <w:rPrChange w:id="983" w:author="Anzalna Saeed" w:date="2026-09-21T23:18:00Z" w16du:dateUtc="2026-09-21T18:18:00Z">
                  <w:rPr>
                    <w:color w:val="000000"/>
                  </w:rPr>
                </w:rPrChange>
              </w:rPr>
              <w:t>UC-05</w:t>
            </w:r>
          </w:p>
        </w:tc>
        <w:tc>
          <w:tcPr>
            <w:tcW w:w="6360" w:type="dxa"/>
            <w:tcMar>
              <w:top w:w="80" w:type="dxa"/>
              <w:left w:w="100" w:type="dxa"/>
              <w:bottom w:w="80" w:type="dxa"/>
              <w:right w:w="100" w:type="dxa"/>
            </w:tcMar>
            <w:vAlign w:val="center"/>
          </w:tcPr>
          <w:p w14:paraId="1B3644F8" w14:textId="77777777" w:rsidR="00B02477" w:rsidRPr="00870BA1" w:rsidRDefault="00000000" w:rsidP="00541602">
            <w:r w:rsidRPr="00870BA1">
              <w:rPr>
                <w:rPrChange w:id="984" w:author="Anzalna Saeed" w:date="2026-09-21T23:18:00Z" w16du:dateUtc="2026-09-21T18:18:00Z">
                  <w:rPr>
                    <w:color w:val="000000"/>
                  </w:rPr>
                </w:rPrChange>
              </w:rPr>
              <w:t>Submit thumbs up/down feedback on a translation</w:t>
            </w:r>
          </w:p>
        </w:tc>
        <w:tc>
          <w:tcPr>
            <w:tcW w:w="2000" w:type="dxa"/>
            <w:tcMar>
              <w:top w:w="80" w:type="dxa"/>
              <w:left w:w="100" w:type="dxa"/>
              <w:bottom w:w="80" w:type="dxa"/>
              <w:right w:w="100" w:type="dxa"/>
            </w:tcMar>
            <w:vAlign w:val="center"/>
          </w:tcPr>
          <w:p w14:paraId="0C009A1D" w14:textId="77777777" w:rsidR="00B02477" w:rsidRPr="00870BA1" w:rsidRDefault="00000000" w:rsidP="00541602">
            <w:r w:rsidRPr="00870BA1">
              <w:rPr>
                <w:rPrChange w:id="985" w:author="Anzalna Saeed" w:date="2026-09-21T23:18:00Z" w16du:dateUtc="2026-09-21T18:18:00Z">
                  <w:rPr>
                    <w:color w:val="000000"/>
                  </w:rPr>
                </w:rPrChange>
              </w:rPr>
              <w:t>End User</w:t>
            </w:r>
          </w:p>
        </w:tc>
      </w:tr>
      <w:tr w:rsidR="00B02477" w:rsidRPr="00870BA1" w14:paraId="258FBC81" w14:textId="77777777">
        <w:tc>
          <w:tcPr>
            <w:tcW w:w="1000" w:type="dxa"/>
            <w:shd w:val="clear" w:color="auto" w:fill="F5F9FA"/>
            <w:tcMar>
              <w:top w:w="80" w:type="dxa"/>
              <w:left w:w="100" w:type="dxa"/>
              <w:bottom w:w="80" w:type="dxa"/>
              <w:right w:w="100" w:type="dxa"/>
            </w:tcMar>
            <w:vAlign w:val="center"/>
          </w:tcPr>
          <w:p w14:paraId="3F08CA0B" w14:textId="77777777" w:rsidR="00B02477" w:rsidRPr="00870BA1" w:rsidRDefault="00000000" w:rsidP="00541602">
            <w:r w:rsidRPr="00870BA1">
              <w:rPr>
                <w:rPrChange w:id="986" w:author="Anzalna Saeed" w:date="2026-09-21T23:18:00Z" w16du:dateUtc="2026-09-21T18:18:00Z">
                  <w:rPr>
                    <w:color w:val="000000"/>
                  </w:rPr>
                </w:rPrChange>
              </w:rPr>
              <w:t>UC-06</w:t>
            </w:r>
          </w:p>
        </w:tc>
        <w:tc>
          <w:tcPr>
            <w:tcW w:w="6360" w:type="dxa"/>
            <w:shd w:val="clear" w:color="auto" w:fill="F5F9FA"/>
            <w:tcMar>
              <w:top w:w="80" w:type="dxa"/>
              <w:left w:w="100" w:type="dxa"/>
              <w:bottom w:w="80" w:type="dxa"/>
              <w:right w:w="100" w:type="dxa"/>
            </w:tcMar>
            <w:vAlign w:val="center"/>
          </w:tcPr>
          <w:p w14:paraId="4F3BDA91" w14:textId="77777777" w:rsidR="00B02477" w:rsidRPr="00870BA1" w:rsidRDefault="00000000" w:rsidP="00541602">
            <w:r w:rsidRPr="00870BA1">
              <w:rPr>
                <w:rPrChange w:id="987" w:author="Anzalna Saeed" w:date="2026-09-21T23:18:00Z" w16du:dateUtc="2026-09-21T18:18:00Z">
                  <w:rPr>
                    <w:color w:val="000000"/>
                  </w:rPr>
                </w:rPrChange>
              </w:rPr>
              <w:t>System resolves technical jargon / short forms via glossary</w:t>
            </w:r>
          </w:p>
        </w:tc>
        <w:tc>
          <w:tcPr>
            <w:tcW w:w="2000" w:type="dxa"/>
            <w:shd w:val="clear" w:color="auto" w:fill="F5F9FA"/>
            <w:tcMar>
              <w:top w:w="80" w:type="dxa"/>
              <w:left w:w="100" w:type="dxa"/>
              <w:bottom w:w="80" w:type="dxa"/>
              <w:right w:w="100" w:type="dxa"/>
            </w:tcMar>
            <w:vAlign w:val="center"/>
          </w:tcPr>
          <w:p w14:paraId="463CCCF5" w14:textId="77777777" w:rsidR="00B02477" w:rsidRPr="00870BA1" w:rsidRDefault="00000000" w:rsidP="00541602">
            <w:r w:rsidRPr="00870BA1">
              <w:rPr>
                <w:rPrChange w:id="988" w:author="Anzalna Saeed" w:date="2026-09-21T23:18:00Z" w16du:dateUtc="2026-09-21T18:18:00Z">
                  <w:rPr>
                    <w:color w:val="000000"/>
                  </w:rPr>
                </w:rPrChange>
              </w:rPr>
              <w:t>System (internal)</w:t>
            </w:r>
          </w:p>
        </w:tc>
      </w:tr>
      <w:tr w:rsidR="00B02477" w:rsidRPr="00870BA1" w14:paraId="497B2729" w14:textId="77777777">
        <w:tc>
          <w:tcPr>
            <w:tcW w:w="1000" w:type="dxa"/>
            <w:tcMar>
              <w:top w:w="80" w:type="dxa"/>
              <w:left w:w="100" w:type="dxa"/>
              <w:bottom w:w="80" w:type="dxa"/>
              <w:right w:w="100" w:type="dxa"/>
            </w:tcMar>
            <w:vAlign w:val="center"/>
          </w:tcPr>
          <w:p w14:paraId="163F711D" w14:textId="77777777" w:rsidR="00B02477" w:rsidRPr="00870BA1" w:rsidRDefault="00000000" w:rsidP="00541602">
            <w:r w:rsidRPr="00870BA1">
              <w:rPr>
                <w:rPrChange w:id="989" w:author="Anzalna Saeed" w:date="2026-09-21T23:18:00Z" w16du:dateUtc="2026-09-21T18:18:00Z">
                  <w:rPr>
                    <w:color w:val="000000"/>
                  </w:rPr>
                </w:rPrChange>
              </w:rPr>
              <w:t>UC-07</w:t>
            </w:r>
          </w:p>
        </w:tc>
        <w:tc>
          <w:tcPr>
            <w:tcW w:w="6360" w:type="dxa"/>
            <w:tcMar>
              <w:top w:w="80" w:type="dxa"/>
              <w:left w:w="100" w:type="dxa"/>
              <w:bottom w:w="80" w:type="dxa"/>
              <w:right w:w="100" w:type="dxa"/>
            </w:tcMar>
            <w:vAlign w:val="center"/>
          </w:tcPr>
          <w:p w14:paraId="1AE32D9E" w14:textId="77777777" w:rsidR="00B02477" w:rsidRPr="00870BA1" w:rsidRDefault="00000000" w:rsidP="00541602">
            <w:r w:rsidRPr="00870BA1">
              <w:rPr>
                <w:rPrChange w:id="990" w:author="Anzalna Saeed" w:date="2026-09-21T23:18:00Z" w16du:dateUtc="2026-09-21T18:18:00Z">
                  <w:rPr>
                    <w:color w:val="000000"/>
                  </w:rPr>
                </w:rPrChange>
              </w:rPr>
              <w:t>System auto-corrects typos in input</w:t>
            </w:r>
          </w:p>
        </w:tc>
        <w:tc>
          <w:tcPr>
            <w:tcW w:w="2000" w:type="dxa"/>
            <w:tcMar>
              <w:top w:w="80" w:type="dxa"/>
              <w:left w:w="100" w:type="dxa"/>
              <w:bottom w:w="80" w:type="dxa"/>
              <w:right w:w="100" w:type="dxa"/>
            </w:tcMar>
            <w:vAlign w:val="center"/>
          </w:tcPr>
          <w:p w14:paraId="1859D633" w14:textId="77777777" w:rsidR="00B02477" w:rsidRPr="00870BA1" w:rsidRDefault="00000000" w:rsidP="00541602">
            <w:r w:rsidRPr="00870BA1">
              <w:rPr>
                <w:rPrChange w:id="991" w:author="Anzalna Saeed" w:date="2026-09-21T23:18:00Z" w16du:dateUtc="2026-09-21T18:18:00Z">
                  <w:rPr>
                    <w:color w:val="000000"/>
                  </w:rPr>
                </w:rPrChange>
              </w:rPr>
              <w:t>System (internal)</w:t>
            </w:r>
          </w:p>
        </w:tc>
      </w:tr>
      <w:tr w:rsidR="00B02477" w:rsidRPr="00870BA1" w14:paraId="6A2C5416" w14:textId="77777777">
        <w:tc>
          <w:tcPr>
            <w:tcW w:w="1000" w:type="dxa"/>
            <w:shd w:val="clear" w:color="auto" w:fill="F5F9FA"/>
            <w:tcMar>
              <w:top w:w="80" w:type="dxa"/>
              <w:left w:w="100" w:type="dxa"/>
              <w:bottom w:w="80" w:type="dxa"/>
              <w:right w:w="100" w:type="dxa"/>
            </w:tcMar>
            <w:vAlign w:val="center"/>
          </w:tcPr>
          <w:p w14:paraId="149A386C" w14:textId="77777777" w:rsidR="00B02477" w:rsidRPr="00870BA1" w:rsidRDefault="00000000" w:rsidP="00541602">
            <w:r w:rsidRPr="00870BA1">
              <w:rPr>
                <w:rPrChange w:id="992" w:author="Anzalna Saeed" w:date="2026-09-21T23:18:00Z" w16du:dateUtc="2026-09-21T18:18:00Z">
                  <w:rPr>
                    <w:color w:val="000000"/>
                  </w:rPr>
                </w:rPrChange>
              </w:rPr>
              <w:t>UC-08</w:t>
            </w:r>
          </w:p>
        </w:tc>
        <w:tc>
          <w:tcPr>
            <w:tcW w:w="6360" w:type="dxa"/>
            <w:shd w:val="clear" w:color="auto" w:fill="F5F9FA"/>
            <w:tcMar>
              <w:top w:w="80" w:type="dxa"/>
              <w:left w:w="100" w:type="dxa"/>
              <w:bottom w:w="80" w:type="dxa"/>
              <w:right w:w="100" w:type="dxa"/>
            </w:tcMar>
            <w:vAlign w:val="center"/>
          </w:tcPr>
          <w:p w14:paraId="7B73499E" w14:textId="77777777" w:rsidR="00B02477" w:rsidRPr="00870BA1" w:rsidRDefault="00000000" w:rsidP="00541602">
            <w:r w:rsidRPr="00870BA1">
              <w:rPr>
                <w:rPrChange w:id="993" w:author="Anzalna Saeed" w:date="2026-09-21T23:18:00Z" w16du:dateUtc="2026-09-21T18:18:00Z">
                  <w:rPr>
                    <w:color w:val="000000"/>
                  </w:rPr>
                </w:rPrChange>
              </w:rPr>
              <w:t>Admin reviews feedback and correction analytics</w:t>
            </w:r>
          </w:p>
        </w:tc>
        <w:tc>
          <w:tcPr>
            <w:tcW w:w="2000" w:type="dxa"/>
            <w:shd w:val="clear" w:color="auto" w:fill="F5F9FA"/>
            <w:tcMar>
              <w:top w:w="80" w:type="dxa"/>
              <w:left w:w="100" w:type="dxa"/>
              <w:bottom w:w="80" w:type="dxa"/>
              <w:right w:w="100" w:type="dxa"/>
            </w:tcMar>
            <w:vAlign w:val="center"/>
          </w:tcPr>
          <w:p w14:paraId="10DC300E" w14:textId="77777777" w:rsidR="00B02477" w:rsidRPr="00870BA1" w:rsidRDefault="00000000" w:rsidP="00541602">
            <w:r w:rsidRPr="00870BA1">
              <w:rPr>
                <w:rPrChange w:id="994" w:author="Anzalna Saeed" w:date="2026-09-21T23:18:00Z" w16du:dateUtc="2026-09-21T18:18:00Z">
                  <w:rPr>
                    <w:color w:val="000000"/>
                  </w:rPr>
                </w:rPrChange>
              </w:rPr>
              <w:t>Admin</w:t>
            </w:r>
          </w:p>
        </w:tc>
      </w:tr>
      <w:tr w:rsidR="00B02477" w:rsidRPr="00870BA1" w14:paraId="1617DA21" w14:textId="77777777">
        <w:tc>
          <w:tcPr>
            <w:tcW w:w="1000" w:type="dxa"/>
            <w:tcMar>
              <w:top w:w="80" w:type="dxa"/>
              <w:left w:w="100" w:type="dxa"/>
              <w:bottom w:w="80" w:type="dxa"/>
              <w:right w:w="100" w:type="dxa"/>
            </w:tcMar>
            <w:vAlign w:val="center"/>
          </w:tcPr>
          <w:p w14:paraId="41A2C960" w14:textId="77777777" w:rsidR="00B02477" w:rsidRPr="00870BA1" w:rsidRDefault="00000000" w:rsidP="00541602">
            <w:r w:rsidRPr="00870BA1">
              <w:rPr>
                <w:rPrChange w:id="995" w:author="Anzalna Saeed" w:date="2026-09-21T23:18:00Z" w16du:dateUtc="2026-09-21T18:18:00Z">
                  <w:rPr>
                    <w:color w:val="000000"/>
                  </w:rPr>
                </w:rPrChange>
              </w:rPr>
              <w:t>UC-09</w:t>
            </w:r>
          </w:p>
        </w:tc>
        <w:tc>
          <w:tcPr>
            <w:tcW w:w="6360" w:type="dxa"/>
            <w:tcMar>
              <w:top w:w="80" w:type="dxa"/>
              <w:left w:w="100" w:type="dxa"/>
              <w:bottom w:w="80" w:type="dxa"/>
              <w:right w:w="100" w:type="dxa"/>
            </w:tcMar>
            <w:vAlign w:val="center"/>
          </w:tcPr>
          <w:p w14:paraId="1D144B9B" w14:textId="77777777" w:rsidR="00B02477" w:rsidRPr="00870BA1" w:rsidRDefault="00000000" w:rsidP="00541602">
            <w:r w:rsidRPr="00870BA1">
              <w:rPr>
                <w:rPrChange w:id="996" w:author="Anzalna Saeed" w:date="2026-09-21T23:18:00Z" w16du:dateUtc="2026-09-21T18:18:00Z">
                  <w:rPr>
                    <w:color w:val="000000"/>
                  </w:rPr>
                </w:rPrChange>
              </w:rPr>
              <w:t>System falls back to raw base-model output on validation failure</w:t>
            </w:r>
          </w:p>
        </w:tc>
        <w:tc>
          <w:tcPr>
            <w:tcW w:w="2000" w:type="dxa"/>
            <w:tcMar>
              <w:top w:w="80" w:type="dxa"/>
              <w:left w:w="100" w:type="dxa"/>
              <w:bottom w:w="80" w:type="dxa"/>
              <w:right w:w="100" w:type="dxa"/>
            </w:tcMar>
            <w:vAlign w:val="center"/>
          </w:tcPr>
          <w:p w14:paraId="2EA54A15" w14:textId="77777777" w:rsidR="00B02477" w:rsidRPr="00870BA1" w:rsidRDefault="00000000" w:rsidP="00541602">
            <w:r w:rsidRPr="00870BA1">
              <w:rPr>
                <w:rPrChange w:id="997" w:author="Anzalna Saeed" w:date="2026-09-21T23:18:00Z" w16du:dateUtc="2026-09-21T18:18:00Z">
                  <w:rPr>
                    <w:color w:val="000000"/>
                  </w:rPr>
                </w:rPrChange>
              </w:rPr>
              <w:t>System (internal)</w:t>
            </w:r>
          </w:p>
        </w:tc>
      </w:tr>
    </w:tbl>
    <w:p w14:paraId="2C17D6F1" w14:textId="77777777" w:rsidR="00B02477" w:rsidRPr="00870BA1" w:rsidRDefault="00B02477">
      <w:pPr>
        <w:spacing w:after="120"/>
        <w:rPr>
          <w:rFonts w:cs="Times New Roman"/>
        </w:rPr>
      </w:pPr>
    </w:p>
    <w:p w14:paraId="299DA2CF" w14:textId="77777777" w:rsidR="00B02477" w:rsidRPr="00870BA1" w:rsidRDefault="00000000">
      <w:pPr>
        <w:pStyle w:val="Heading2"/>
        <w:pPrChange w:id="998" w:author="Anzalna Saeed" w:date="2026-09-21T23:17:00Z" w16du:dateUtc="2026-09-21T18:17:00Z">
          <w:pPr>
            <w:pStyle w:val="Heading2"/>
            <w:spacing w:before="260"/>
          </w:pPr>
        </w:pPrChange>
      </w:pPr>
      <w:bookmarkStart w:id="999" w:name="_Toc240921958"/>
      <w:bookmarkStart w:id="1000" w:name="_Toc241440707"/>
      <w:r w:rsidRPr="00870BA1">
        <w:rPr>
          <w:rPrChange w:id="1001" w:author="Anzalna Saeed" w:date="2026-09-21T23:18:00Z" w16du:dateUtc="2026-09-21T18:18:00Z">
            <w:rPr>
              <w:rFonts w:cs="Times New Roman"/>
              <w:bCs/>
              <w:color w:val="1F4E5F"/>
              <w:sz w:val="24"/>
              <w:szCs w:val="24"/>
            </w:rPr>
          </w:rPrChange>
        </w:rPr>
        <w:t>3.2 Detailed Use Cases</w:t>
      </w:r>
      <w:bookmarkEnd w:id="999"/>
      <w:bookmarkEnd w:id="1000"/>
    </w:p>
    <w:p w14:paraId="1F7BAF13" w14:textId="77777777" w:rsidR="00B02477" w:rsidRPr="00870BA1" w:rsidRDefault="00000000">
      <w:pPr>
        <w:pStyle w:val="Heading3"/>
        <w:spacing w:before="200" w:after="100"/>
        <w:rPr>
          <w:rFonts w:ascii="Times New Roman" w:hAnsi="Times New Roman" w:cs="Times New Roman"/>
          <w:color w:val="000000" w:themeColor="text1"/>
          <w:rPrChange w:id="1002" w:author="Anzalna Saeed" w:date="2026-09-21T23:18:00Z" w16du:dateUtc="2026-09-21T18:18:00Z">
            <w:rPr/>
          </w:rPrChange>
        </w:rPr>
      </w:pPr>
      <w:bookmarkStart w:id="1003" w:name="_Toc240921959"/>
      <w:bookmarkStart w:id="1004" w:name="_Toc241440708"/>
      <w:r w:rsidRPr="00870BA1">
        <w:rPr>
          <w:rFonts w:ascii="Times New Roman" w:hAnsi="Times New Roman" w:cs="Times New Roman"/>
          <w:b/>
          <w:bCs/>
          <w:color w:val="000000" w:themeColor="text1"/>
          <w:sz w:val="22"/>
          <w:szCs w:val="22"/>
          <w:rPrChange w:id="1005" w:author="Anzalna Saeed" w:date="2026-09-21T23:18:00Z" w16du:dateUtc="2026-09-21T18:18:00Z">
            <w:rPr>
              <w:b/>
              <w:bCs/>
              <w:color w:val="333333"/>
              <w:sz w:val="22"/>
              <w:szCs w:val="22"/>
            </w:rPr>
          </w:rPrChange>
        </w:rPr>
        <w:t>UC-01: Translate English text to Urdu</w:t>
      </w:r>
      <w:bookmarkEnd w:id="1003"/>
      <w:bookmarkEnd w:id="1004"/>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Change w:id="1006" w:author="Anzalna Saeed" w:date="2026-09-27T22:31:00Z" w16du:dateUtc="2026-09-27T17:31:00Z">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PrChange>
      </w:tblPr>
      <w:tblGrid>
        <w:gridCol w:w="1525"/>
        <w:gridCol w:w="7835"/>
        <w:tblGridChange w:id="1007">
          <w:tblGrid>
            <w:gridCol w:w="1525"/>
            <w:gridCol w:w="675"/>
            <w:gridCol w:w="7160"/>
          </w:tblGrid>
        </w:tblGridChange>
      </w:tblGrid>
      <w:tr w:rsidR="00B02477" w:rsidRPr="00870BA1" w14:paraId="60BFFDD3" w14:textId="77777777" w:rsidTr="00530E52">
        <w:trPr>
          <w:tblHeader/>
          <w:trPrChange w:id="1008" w:author="Anzalna Saeed" w:date="2026-09-27T22:31:00Z" w16du:dateUtc="2026-09-27T17:31:00Z">
            <w:trPr>
              <w:tblHeader/>
            </w:trPr>
          </w:trPrChange>
        </w:trPr>
        <w:tc>
          <w:tcPr>
            <w:tcW w:w="1525" w:type="dxa"/>
            <w:shd w:val="clear" w:color="auto" w:fill="1F4E5F"/>
            <w:tcMar>
              <w:top w:w="80" w:type="dxa"/>
              <w:left w:w="100" w:type="dxa"/>
              <w:bottom w:w="80" w:type="dxa"/>
              <w:right w:w="100" w:type="dxa"/>
            </w:tcMar>
            <w:vAlign w:val="center"/>
            <w:tcPrChange w:id="1009" w:author="Anzalna Saeed" w:date="2026-09-27T22:31:00Z" w16du:dateUtc="2026-09-27T17:31:00Z">
              <w:tcPr>
                <w:tcW w:w="2200" w:type="dxa"/>
                <w:gridSpan w:val="2"/>
                <w:shd w:val="clear" w:color="auto" w:fill="1F4E5F"/>
                <w:tcMar>
                  <w:top w:w="80" w:type="dxa"/>
                  <w:left w:w="100" w:type="dxa"/>
                  <w:bottom w:w="80" w:type="dxa"/>
                  <w:right w:w="100" w:type="dxa"/>
                </w:tcMar>
                <w:vAlign w:val="center"/>
              </w:tcPr>
            </w:tcPrChange>
          </w:tcPr>
          <w:p w14:paraId="66F83781" w14:textId="77777777" w:rsidR="00B02477" w:rsidRPr="00870BA1" w:rsidRDefault="00000000" w:rsidP="00541602">
            <w:r w:rsidRPr="00870BA1">
              <w:rPr>
                <w:rPrChange w:id="1010" w:author="Anzalna Saeed" w:date="2026-09-21T23:18:00Z" w16du:dateUtc="2026-09-21T18:18:00Z">
                  <w:rPr>
                    <w:rFonts w:cs="Times New Roman"/>
                    <w:b/>
                    <w:bCs/>
                    <w:color w:val="FFFFFF"/>
                    <w:sz w:val="19"/>
                    <w:szCs w:val="19"/>
                  </w:rPr>
                </w:rPrChange>
              </w:rPr>
              <w:lastRenderedPageBreak/>
              <w:t>Field</w:t>
            </w:r>
          </w:p>
        </w:tc>
        <w:tc>
          <w:tcPr>
            <w:tcW w:w="7835" w:type="dxa"/>
            <w:shd w:val="clear" w:color="auto" w:fill="1F4E5F"/>
            <w:tcMar>
              <w:top w:w="80" w:type="dxa"/>
              <w:left w:w="100" w:type="dxa"/>
              <w:bottom w:w="80" w:type="dxa"/>
              <w:right w:w="100" w:type="dxa"/>
            </w:tcMar>
            <w:vAlign w:val="center"/>
            <w:tcPrChange w:id="1011" w:author="Anzalna Saeed" w:date="2026-09-27T22:31:00Z" w16du:dateUtc="2026-09-27T17:31:00Z">
              <w:tcPr>
                <w:tcW w:w="7160" w:type="dxa"/>
                <w:shd w:val="clear" w:color="auto" w:fill="1F4E5F"/>
                <w:tcMar>
                  <w:top w:w="80" w:type="dxa"/>
                  <w:left w:w="100" w:type="dxa"/>
                  <w:bottom w:w="80" w:type="dxa"/>
                  <w:right w:w="100" w:type="dxa"/>
                </w:tcMar>
                <w:vAlign w:val="center"/>
              </w:tcPr>
            </w:tcPrChange>
          </w:tcPr>
          <w:p w14:paraId="5B763444" w14:textId="77777777" w:rsidR="00B02477" w:rsidRPr="00870BA1" w:rsidRDefault="00000000" w:rsidP="00541602">
            <w:r w:rsidRPr="00870BA1">
              <w:rPr>
                <w:rPrChange w:id="1012" w:author="Anzalna Saeed" w:date="2026-09-21T23:18:00Z" w16du:dateUtc="2026-09-21T18:18:00Z">
                  <w:rPr>
                    <w:rFonts w:cs="Times New Roman"/>
                    <w:b/>
                    <w:bCs/>
                    <w:color w:val="FFFFFF"/>
                    <w:sz w:val="19"/>
                    <w:szCs w:val="19"/>
                  </w:rPr>
                </w:rPrChange>
              </w:rPr>
              <w:t>Description</w:t>
            </w:r>
          </w:p>
        </w:tc>
      </w:tr>
      <w:tr w:rsidR="00B02477" w:rsidRPr="00870BA1" w14:paraId="6DAA65AD" w14:textId="77777777" w:rsidTr="00530E52">
        <w:tc>
          <w:tcPr>
            <w:tcW w:w="1525" w:type="dxa"/>
            <w:tcMar>
              <w:top w:w="80" w:type="dxa"/>
              <w:left w:w="100" w:type="dxa"/>
              <w:bottom w:w="80" w:type="dxa"/>
              <w:right w:w="100" w:type="dxa"/>
            </w:tcMar>
            <w:vAlign w:val="center"/>
            <w:tcPrChange w:id="1013" w:author="Anzalna Saeed" w:date="2026-09-27T22:31:00Z" w16du:dateUtc="2026-09-27T17:31:00Z">
              <w:tcPr>
                <w:tcW w:w="2200" w:type="dxa"/>
                <w:gridSpan w:val="2"/>
                <w:tcMar>
                  <w:top w:w="80" w:type="dxa"/>
                  <w:left w:w="100" w:type="dxa"/>
                  <w:bottom w:w="80" w:type="dxa"/>
                  <w:right w:w="100" w:type="dxa"/>
                </w:tcMar>
                <w:vAlign w:val="center"/>
              </w:tcPr>
            </w:tcPrChange>
          </w:tcPr>
          <w:p w14:paraId="407981C9" w14:textId="77777777" w:rsidR="00B02477" w:rsidRPr="00870BA1" w:rsidRDefault="00000000" w:rsidP="00541602">
            <w:r w:rsidRPr="00870BA1">
              <w:rPr>
                <w:rPrChange w:id="1014" w:author="Anzalna Saeed" w:date="2026-09-21T23:18:00Z" w16du:dateUtc="2026-09-21T18:18:00Z">
                  <w:rPr>
                    <w:rFonts w:cs="Times New Roman"/>
                    <w:color w:val="000000"/>
                    <w:sz w:val="19"/>
                    <w:szCs w:val="19"/>
                  </w:rPr>
                </w:rPrChange>
              </w:rPr>
              <w:t>Actor</w:t>
            </w:r>
          </w:p>
        </w:tc>
        <w:tc>
          <w:tcPr>
            <w:tcW w:w="7835" w:type="dxa"/>
            <w:tcMar>
              <w:top w:w="80" w:type="dxa"/>
              <w:left w:w="100" w:type="dxa"/>
              <w:bottom w:w="80" w:type="dxa"/>
              <w:right w:w="100" w:type="dxa"/>
            </w:tcMar>
            <w:vAlign w:val="center"/>
            <w:tcPrChange w:id="1015" w:author="Anzalna Saeed" w:date="2026-09-27T22:31:00Z" w16du:dateUtc="2026-09-27T17:31:00Z">
              <w:tcPr>
                <w:tcW w:w="7160" w:type="dxa"/>
                <w:tcMar>
                  <w:top w:w="80" w:type="dxa"/>
                  <w:left w:w="100" w:type="dxa"/>
                  <w:bottom w:w="80" w:type="dxa"/>
                  <w:right w:w="100" w:type="dxa"/>
                </w:tcMar>
                <w:vAlign w:val="center"/>
              </w:tcPr>
            </w:tcPrChange>
          </w:tcPr>
          <w:p w14:paraId="1074D8B6" w14:textId="77777777" w:rsidR="00B02477" w:rsidRPr="00870BA1" w:rsidRDefault="00000000" w:rsidP="00541602">
            <w:r w:rsidRPr="00870BA1">
              <w:rPr>
                <w:rPrChange w:id="1016" w:author="Anzalna Saeed" w:date="2026-09-21T23:18:00Z" w16du:dateUtc="2026-09-21T18:18:00Z">
                  <w:rPr>
                    <w:rFonts w:cs="Times New Roman"/>
                    <w:color w:val="000000"/>
                    <w:sz w:val="19"/>
                    <w:szCs w:val="19"/>
                  </w:rPr>
                </w:rPrChange>
              </w:rPr>
              <w:t>End User</w:t>
            </w:r>
          </w:p>
        </w:tc>
      </w:tr>
      <w:tr w:rsidR="00B02477" w:rsidRPr="00870BA1" w14:paraId="57254333" w14:textId="77777777" w:rsidTr="00530E52">
        <w:tc>
          <w:tcPr>
            <w:tcW w:w="1525" w:type="dxa"/>
            <w:shd w:val="clear" w:color="auto" w:fill="F5F9FA"/>
            <w:tcMar>
              <w:top w:w="80" w:type="dxa"/>
              <w:left w:w="100" w:type="dxa"/>
              <w:bottom w:w="80" w:type="dxa"/>
              <w:right w:w="100" w:type="dxa"/>
            </w:tcMar>
            <w:vAlign w:val="center"/>
            <w:tcPrChange w:id="1017" w:author="Anzalna Saeed" w:date="2026-09-27T22:31:00Z" w16du:dateUtc="2026-09-27T17:31:00Z">
              <w:tcPr>
                <w:tcW w:w="2200" w:type="dxa"/>
                <w:gridSpan w:val="2"/>
                <w:shd w:val="clear" w:color="auto" w:fill="F5F9FA"/>
                <w:tcMar>
                  <w:top w:w="80" w:type="dxa"/>
                  <w:left w:w="100" w:type="dxa"/>
                  <w:bottom w:w="80" w:type="dxa"/>
                  <w:right w:w="100" w:type="dxa"/>
                </w:tcMar>
                <w:vAlign w:val="center"/>
              </w:tcPr>
            </w:tcPrChange>
          </w:tcPr>
          <w:p w14:paraId="3D0B9A74" w14:textId="77777777" w:rsidR="00B02477" w:rsidRPr="00870BA1" w:rsidRDefault="00000000" w:rsidP="00541602">
            <w:r w:rsidRPr="00870BA1">
              <w:rPr>
                <w:rPrChange w:id="1018" w:author="Anzalna Saeed" w:date="2026-09-21T23:18:00Z" w16du:dateUtc="2026-09-21T18:18:00Z">
                  <w:rPr>
                    <w:rFonts w:cs="Times New Roman"/>
                    <w:color w:val="000000"/>
                    <w:sz w:val="19"/>
                    <w:szCs w:val="19"/>
                  </w:rPr>
                </w:rPrChange>
              </w:rPr>
              <w:t>Precondition</w:t>
            </w:r>
          </w:p>
        </w:tc>
        <w:tc>
          <w:tcPr>
            <w:tcW w:w="7835" w:type="dxa"/>
            <w:shd w:val="clear" w:color="auto" w:fill="F5F9FA"/>
            <w:tcMar>
              <w:top w:w="80" w:type="dxa"/>
              <w:left w:w="100" w:type="dxa"/>
              <w:bottom w:w="80" w:type="dxa"/>
              <w:right w:w="100" w:type="dxa"/>
            </w:tcMar>
            <w:vAlign w:val="center"/>
            <w:tcPrChange w:id="1019" w:author="Anzalna Saeed" w:date="2026-09-27T22:31:00Z" w16du:dateUtc="2026-09-27T17:31:00Z">
              <w:tcPr>
                <w:tcW w:w="7160" w:type="dxa"/>
                <w:shd w:val="clear" w:color="auto" w:fill="F5F9FA"/>
                <w:tcMar>
                  <w:top w:w="80" w:type="dxa"/>
                  <w:left w:w="100" w:type="dxa"/>
                  <w:bottom w:w="80" w:type="dxa"/>
                  <w:right w:w="100" w:type="dxa"/>
                </w:tcMar>
                <w:vAlign w:val="center"/>
              </w:tcPr>
            </w:tcPrChange>
          </w:tcPr>
          <w:p w14:paraId="013130AE" w14:textId="77777777" w:rsidR="00B02477" w:rsidRPr="00870BA1" w:rsidRDefault="00000000" w:rsidP="00541602">
            <w:r w:rsidRPr="00870BA1">
              <w:rPr>
                <w:rPrChange w:id="1020" w:author="Anzalna Saeed" w:date="2026-09-21T23:18:00Z" w16du:dateUtc="2026-09-21T18:18:00Z">
                  <w:rPr>
                    <w:rFonts w:cs="Times New Roman"/>
                    <w:color w:val="000000"/>
                    <w:sz w:val="19"/>
                    <w:szCs w:val="19"/>
                  </w:rPr>
                </w:rPrChange>
              </w:rPr>
              <w:t>User has access to the translator (web/app); system is online.</w:t>
            </w:r>
          </w:p>
        </w:tc>
      </w:tr>
      <w:tr w:rsidR="00B02477" w:rsidRPr="00870BA1" w14:paraId="1830EB1E" w14:textId="77777777" w:rsidTr="00530E52">
        <w:tc>
          <w:tcPr>
            <w:tcW w:w="1525" w:type="dxa"/>
            <w:tcMar>
              <w:top w:w="80" w:type="dxa"/>
              <w:left w:w="100" w:type="dxa"/>
              <w:bottom w:w="80" w:type="dxa"/>
              <w:right w:w="100" w:type="dxa"/>
            </w:tcMar>
            <w:vAlign w:val="center"/>
            <w:tcPrChange w:id="1021" w:author="Anzalna Saeed" w:date="2026-09-27T22:31:00Z" w16du:dateUtc="2026-09-27T17:31:00Z">
              <w:tcPr>
                <w:tcW w:w="2200" w:type="dxa"/>
                <w:gridSpan w:val="2"/>
                <w:tcMar>
                  <w:top w:w="80" w:type="dxa"/>
                  <w:left w:w="100" w:type="dxa"/>
                  <w:bottom w:w="80" w:type="dxa"/>
                  <w:right w:w="100" w:type="dxa"/>
                </w:tcMar>
                <w:vAlign w:val="center"/>
              </w:tcPr>
            </w:tcPrChange>
          </w:tcPr>
          <w:p w14:paraId="4B8FDA03" w14:textId="77777777" w:rsidR="00B02477" w:rsidRPr="00870BA1" w:rsidRDefault="00000000" w:rsidP="00541602">
            <w:r w:rsidRPr="00870BA1">
              <w:rPr>
                <w:rPrChange w:id="1022" w:author="Anzalna Saeed" w:date="2026-09-21T23:18:00Z" w16du:dateUtc="2026-09-21T18:18:00Z">
                  <w:rPr>
                    <w:rFonts w:cs="Times New Roman"/>
                    <w:color w:val="000000"/>
                    <w:sz w:val="19"/>
                    <w:szCs w:val="19"/>
                  </w:rPr>
                </w:rPrChange>
              </w:rPr>
              <w:t>Trigger</w:t>
            </w:r>
          </w:p>
        </w:tc>
        <w:tc>
          <w:tcPr>
            <w:tcW w:w="7835" w:type="dxa"/>
            <w:tcMar>
              <w:top w:w="80" w:type="dxa"/>
              <w:left w:w="100" w:type="dxa"/>
              <w:bottom w:w="80" w:type="dxa"/>
              <w:right w:w="100" w:type="dxa"/>
            </w:tcMar>
            <w:vAlign w:val="center"/>
            <w:tcPrChange w:id="1023" w:author="Anzalna Saeed" w:date="2026-09-27T22:31:00Z" w16du:dateUtc="2026-09-27T17:31:00Z">
              <w:tcPr>
                <w:tcW w:w="7160" w:type="dxa"/>
                <w:tcMar>
                  <w:top w:w="80" w:type="dxa"/>
                  <w:left w:w="100" w:type="dxa"/>
                  <w:bottom w:w="80" w:type="dxa"/>
                  <w:right w:w="100" w:type="dxa"/>
                </w:tcMar>
                <w:vAlign w:val="center"/>
              </w:tcPr>
            </w:tcPrChange>
          </w:tcPr>
          <w:p w14:paraId="68AB8C44" w14:textId="77777777" w:rsidR="00B02477" w:rsidRPr="00870BA1" w:rsidRDefault="00000000" w:rsidP="00541602">
            <w:r w:rsidRPr="00870BA1">
              <w:rPr>
                <w:rPrChange w:id="1024" w:author="Anzalna Saeed" w:date="2026-09-21T23:18:00Z" w16du:dateUtc="2026-09-21T18:18:00Z">
                  <w:rPr>
                    <w:rFonts w:cs="Times New Roman"/>
                    <w:color w:val="000000"/>
                    <w:sz w:val="19"/>
                    <w:szCs w:val="19"/>
                  </w:rPr>
                </w:rPrChange>
              </w:rPr>
              <w:t>User types or pastes English text and selects “Translate to Urdu” (or system auto-detects English input).</w:t>
            </w:r>
          </w:p>
        </w:tc>
      </w:tr>
      <w:tr w:rsidR="00B02477" w:rsidRPr="00870BA1" w14:paraId="54FE70AF" w14:textId="77777777" w:rsidTr="00530E52">
        <w:tc>
          <w:tcPr>
            <w:tcW w:w="1525" w:type="dxa"/>
            <w:shd w:val="clear" w:color="auto" w:fill="F5F9FA"/>
            <w:tcMar>
              <w:top w:w="80" w:type="dxa"/>
              <w:left w:w="100" w:type="dxa"/>
              <w:bottom w:w="80" w:type="dxa"/>
              <w:right w:w="100" w:type="dxa"/>
            </w:tcMar>
            <w:vAlign w:val="center"/>
            <w:tcPrChange w:id="1025" w:author="Anzalna Saeed" w:date="2026-09-27T22:31:00Z" w16du:dateUtc="2026-09-27T17:31:00Z">
              <w:tcPr>
                <w:tcW w:w="2200" w:type="dxa"/>
                <w:gridSpan w:val="2"/>
                <w:shd w:val="clear" w:color="auto" w:fill="F5F9FA"/>
                <w:tcMar>
                  <w:top w:w="80" w:type="dxa"/>
                  <w:left w:w="100" w:type="dxa"/>
                  <w:bottom w:w="80" w:type="dxa"/>
                  <w:right w:w="100" w:type="dxa"/>
                </w:tcMar>
                <w:vAlign w:val="center"/>
              </w:tcPr>
            </w:tcPrChange>
          </w:tcPr>
          <w:p w14:paraId="27B88C48" w14:textId="77777777" w:rsidR="00B02477" w:rsidRPr="00870BA1" w:rsidRDefault="00000000" w:rsidP="00541602">
            <w:r w:rsidRPr="00870BA1">
              <w:rPr>
                <w:rPrChange w:id="1026" w:author="Anzalna Saeed" w:date="2026-09-21T23:18:00Z" w16du:dateUtc="2026-09-21T18:18:00Z">
                  <w:rPr>
                    <w:rFonts w:cs="Times New Roman"/>
                    <w:color w:val="000000"/>
                    <w:sz w:val="19"/>
                    <w:szCs w:val="19"/>
                  </w:rPr>
                </w:rPrChange>
              </w:rPr>
              <w:t>Main Flow</w:t>
            </w:r>
          </w:p>
        </w:tc>
        <w:tc>
          <w:tcPr>
            <w:tcW w:w="7835" w:type="dxa"/>
            <w:shd w:val="clear" w:color="auto" w:fill="F5F9FA"/>
            <w:tcMar>
              <w:top w:w="80" w:type="dxa"/>
              <w:left w:w="100" w:type="dxa"/>
              <w:bottom w:w="80" w:type="dxa"/>
              <w:right w:w="100" w:type="dxa"/>
            </w:tcMar>
            <w:vAlign w:val="center"/>
            <w:tcPrChange w:id="1027" w:author="Anzalna Saeed" w:date="2026-09-27T22:31:00Z" w16du:dateUtc="2026-09-27T17:31:00Z">
              <w:tcPr>
                <w:tcW w:w="7160" w:type="dxa"/>
                <w:shd w:val="clear" w:color="auto" w:fill="F5F9FA"/>
                <w:tcMar>
                  <w:top w:w="80" w:type="dxa"/>
                  <w:left w:w="100" w:type="dxa"/>
                  <w:bottom w:w="80" w:type="dxa"/>
                  <w:right w:w="100" w:type="dxa"/>
                </w:tcMar>
                <w:vAlign w:val="center"/>
              </w:tcPr>
            </w:tcPrChange>
          </w:tcPr>
          <w:p w14:paraId="6DEA6A57" w14:textId="77777777" w:rsidR="00B02477" w:rsidRPr="00870BA1" w:rsidRDefault="00000000" w:rsidP="00541602">
            <w:r w:rsidRPr="00870BA1">
              <w:rPr>
                <w:rPrChange w:id="1028" w:author="Anzalna Saeed" w:date="2026-09-21T23:18:00Z" w16du:dateUtc="2026-09-21T18:18:00Z">
                  <w:rPr>
                    <w:rFonts w:cs="Times New Roman"/>
                    <w:color w:val="000000"/>
                    <w:sz w:val="19"/>
                    <w:szCs w:val="19"/>
                  </w:rPr>
                </w:rPrChange>
              </w:rPr>
              <w:t>1) User submits text → 2) Preprocessing normalizes and spell-checks input → 3) Base model produces a raw Urdu translation → 4) Validation layer checks jargon/glossary terms and re-ranks/corrects → 5) Final Urdu output (RTL-rendered) is shown with a confidence indicator → 6) Translation is saved to history.</w:t>
            </w:r>
          </w:p>
        </w:tc>
      </w:tr>
      <w:tr w:rsidR="00B02477" w:rsidRPr="00870BA1" w14:paraId="1059AF23" w14:textId="77777777" w:rsidTr="00530E52">
        <w:tc>
          <w:tcPr>
            <w:tcW w:w="1525" w:type="dxa"/>
            <w:tcMar>
              <w:top w:w="80" w:type="dxa"/>
              <w:left w:w="100" w:type="dxa"/>
              <w:bottom w:w="80" w:type="dxa"/>
              <w:right w:w="100" w:type="dxa"/>
            </w:tcMar>
            <w:vAlign w:val="center"/>
            <w:tcPrChange w:id="1029" w:author="Anzalna Saeed" w:date="2026-09-27T22:31:00Z" w16du:dateUtc="2026-09-27T17:31:00Z">
              <w:tcPr>
                <w:tcW w:w="2200" w:type="dxa"/>
                <w:gridSpan w:val="2"/>
                <w:tcMar>
                  <w:top w:w="80" w:type="dxa"/>
                  <w:left w:w="100" w:type="dxa"/>
                  <w:bottom w:w="80" w:type="dxa"/>
                  <w:right w:w="100" w:type="dxa"/>
                </w:tcMar>
                <w:vAlign w:val="center"/>
              </w:tcPr>
            </w:tcPrChange>
          </w:tcPr>
          <w:p w14:paraId="4035C4C3" w14:textId="77777777" w:rsidR="00B02477" w:rsidRPr="00870BA1" w:rsidRDefault="00000000" w:rsidP="00541602">
            <w:r w:rsidRPr="00870BA1">
              <w:rPr>
                <w:rPrChange w:id="1030" w:author="Anzalna Saeed" w:date="2026-09-21T23:18:00Z" w16du:dateUtc="2026-09-21T18:18:00Z">
                  <w:rPr>
                    <w:rFonts w:cs="Times New Roman"/>
                    <w:color w:val="000000"/>
                    <w:sz w:val="19"/>
                    <w:szCs w:val="19"/>
                  </w:rPr>
                </w:rPrChange>
              </w:rPr>
              <w:t>Alternate / Exception Flow</w:t>
            </w:r>
          </w:p>
        </w:tc>
        <w:tc>
          <w:tcPr>
            <w:tcW w:w="7835" w:type="dxa"/>
            <w:tcMar>
              <w:top w:w="80" w:type="dxa"/>
              <w:left w:w="100" w:type="dxa"/>
              <w:bottom w:w="80" w:type="dxa"/>
              <w:right w:w="100" w:type="dxa"/>
            </w:tcMar>
            <w:vAlign w:val="center"/>
            <w:tcPrChange w:id="1031" w:author="Anzalna Saeed" w:date="2026-09-27T22:31:00Z" w16du:dateUtc="2026-09-27T17:31:00Z">
              <w:tcPr>
                <w:tcW w:w="7160" w:type="dxa"/>
                <w:tcMar>
                  <w:top w:w="80" w:type="dxa"/>
                  <w:left w:w="100" w:type="dxa"/>
                  <w:bottom w:w="80" w:type="dxa"/>
                  <w:right w:w="100" w:type="dxa"/>
                </w:tcMar>
                <w:vAlign w:val="center"/>
              </w:tcPr>
            </w:tcPrChange>
          </w:tcPr>
          <w:p w14:paraId="69CA48D9" w14:textId="77777777" w:rsidR="00B02477" w:rsidRPr="00870BA1" w:rsidRDefault="00000000" w:rsidP="00541602">
            <w:r w:rsidRPr="00870BA1">
              <w:rPr>
                <w:rPrChange w:id="1032" w:author="Anzalna Saeed" w:date="2026-09-21T23:18:00Z" w16du:dateUtc="2026-09-21T18:18:00Z">
                  <w:rPr>
                    <w:rFonts w:cs="Times New Roman"/>
                    <w:color w:val="000000"/>
                    <w:sz w:val="19"/>
                    <w:szCs w:val="19"/>
                  </w:rPr>
                </w:rPrChange>
              </w:rPr>
              <w:t>If input contains mixed English/Roman Urdu, the system flags the dominant language and proceeds; if the base model times out, the last successful cached translation of identical text is served if available, else an error is shown.</w:t>
            </w:r>
          </w:p>
        </w:tc>
      </w:tr>
      <w:tr w:rsidR="00B02477" w:rsidRPr="00870BA1" w14:paraId="1DE06A75" w14:textId="77777777" w:rsidTr="00530E52">
        <w:tc>
          <w:tcPr>
            <w:tcW w:w="1525" w:type="dxa"/>
            <w:shd w:val="clear" w:color="auto" w:fill="F5F9FA"/>
            <w:tcMar>
              <w:top w:w="80" w:type="dxa"/>
              <w:left w:w="100" w:type="dxa"/>
              <w:bottom w:w="80" w:type="dxa"/>
              <w:right w:w="100" w:type="dxa"/>
            </w:tcMar>
            <w:vAlign w:val="center"/>
            <w:tcPrChange w:id="1033" w:author="Anzalna Saeed" w:date="2026-09-27T22:31:00Z" w16du:dateUtc="2026-09-27T17:31:00Z">
              <w:tcPr>
                <w:tcW w:w="2200" w:type="dxa"/>
                <w:gridSpan w:val="2"/>
                <w:shd w:val="clear" w:color="auto" w:fill="F5F9FA"/>
                <w:tcMar>
                  <w:top w:w="80" w:type="dxa"/>
                  <w:left w:w="100" w:type="dxa"/>
                  <w:bottom w:w="80" w:type="dxa"/>
                  <w:right w:w="100" w:type="dxa"/>
                </w:tcMar>
                <w:vAlign w:val="center"/>
              </w:tcPr>
            </w:tcPrChange>
          </w:tcPr>
          <w:p w14:paraId="5BA08052" w14:textId="77777777" w:rsidR="00B02477" w:rsidRPr="00870BA1" w:rsidRDefault="00000000" w:rsidP="00541602">
            <w:r w:rsidRPr="00870BA1">
              <w:rPr>
                <w:rPrChange w:id="1034" w:author="Anzalna Saeed" w:date="2026-09-21T23:18:00Z" w16du:dateUtc="2026-09-21T18:18:00Z">
                  <w:rPr>
                    <w:rFonts w:cs="Times New Roman"/>
                    <w:color w:val="000000"/>
                    <w:sz w:val="19"/>
                    <w:szCs w:val="19"/>
                  </w:rPr>
                </w:rPrChange>
              </w:rPr>
              <w:t>Postcondition</w:t>
            </w:r>
          </w:p>
        </w:tc>
        <w:tc>
          <w:tcPr>
            <w:tcW w:w="7835" w:type="dxa"/>
            <w:shd w:val="clear" w:color="auto" w:fill="F5F9FA"/>
            <w:tcMar>
              <w:top w:w="80" w:type="dxa"/>
              <w:left w:w="100" w:type="dxa"/>
              <w:bottom w:w="80" w:type="dxa"/>
              <w:right w:w="100" w:type="dxa"/>
            </w:tcMar>
            <w:vAlign w:val="center"/>
            <w:tcPrChange w:id="1035" w:author="Anzalna Saeed" w:date="2026-09-27T22:31:00Z" w16du:dateUtc="2026-09-27T17:31:00Z">
              <w:tcPr>
                <w:tcW w:w="7160" w:type="dxa"/>
                <w:shd w:val="clear" w:color="auto" w:fill="F5F9FA"/>
                <w:tcMar>
                  <w:top w:w="80" w:type="dxa"/>
                  <w:left w:w="100" w:type="dxa"/>
                  <w:bottom w:w="80" w:type="dxa"/>
                  <w:right w:w="100" w:type="dxa"/>
                </w:tcMar>
                <w:vAlign w:val="center"/>
              </w:tcPr>
            </w:tcPrChange>
          </w:tcPr>
          <w:p w14:paraId="3767A2E1" w14:textId="77777777" w:rsidR="00B02477" w:rsidRPr="00870BA1" w:rsidRDefault="00000000" w:rsidP="00541602">
            <w:r w:rsidRPr="00870BA1">
              <w:rPr>
                <w:rPrChange w:id="1036" w:author="Anzalna Saeed" w:date="2026-09-21T23:18:00Z" w16du:dateUtc="2026-09-21T18:18:00Z">
                  <w:rPr>
                    <w:rFonts w:cs="Times New Roman"/>
                    <w:color w:val="000000"/>
                    <w:sz w:val="19"/>
                    <w:szCs w:val="19"/>
                  </w:rPr>
                </w:rPrChange>
              </w:rPr>
              <w:t>Translated text is displayed, saved to the user’s history, and available for feedback.</w:t>
            </w:r>
          </w:p>
        </w:tc>
      </w:tr>
    </w:tbl>
    <w:p w14:paraId="4560C061" w14:textId="77777777" w:rsidR="00B02477" w:rsidRPr="00870BA1" w:rsidRDefault="00B02477">
      <w:pPr>
        <w:spacing w:after="180"/>
        <w:rPr>
          <w:rFonts w:cs="Times New Roman"/>
        </w:rPr>
      </w:pPr>
    </w:p>
    <w:p w14:paraId="2BC113B8" w14:textId="77777777" w:rsidR="00B02477" w:rsidRPr="00870BA1" w:rsidRDefault="00000000">
      <w:pPr>
        <w:pStyle w:val="Heading3"/>
        <w:spacing w:before="200" w:after="100"/>
        <w:rPr>
          <w:rFonts w:ascii="Times New Roman" w:hAnsi="Times New Roman" w:cs="Times New Roman"/>
          <w:color w:val="000000" w:themeColor="text1"/>
          <w:rPrChange w:id="1037" w:author="Anzalna Saeed" w:date="2026-09-21T23:18:00Z" w16du:dateUtc="2026-09-21T18:18:00Z">
            <w:rPr/>
          </w:rPrChange>
        </w:rPr>
      </w:pPr>
      <w:bookmarkStart w:id="1038" w:name="_Toc240921960"/>
      <w:bookmarkStart w:id="1039" w:name="_Toc241440709"/>
      <w:r w:rsidRPr="00870BA1">
        <w:rPr>
          <w:rFonts w:ascii="Times New Roman" w:hAnsi="Times New Roman" w:cs="Times New Roman"/>
          <w:b/>
          <w:bCs/>
          <w:color w:val="000000" w:themeColor="text1"/>
          <w:sz w:val="22"/>
          <w:szCs w:val="22"/>
          <w:rPrChange w:id="1040" w:author="Anzalna Saeed" w:date="2026-09-21T23:18:00Z" w16du:dateUtc="2026-09-21T18:18:00Z">
            <w:rPr>
              <w:b/>
              <w:bCs/>
              <w:color w:val="333333"/>
              <w:sz w:val="22"/>
              <w:szCs w:val="22"/>
            </w:rPr>
          </w:rPrChange>
        </w:rPr>
        <w:t>UC-03: Translate Roman Urdu text to English</w:t>
      </w:r>
      <w:bookmarkEnd w:id="1038"/>
      <w:bookmarkEnd w:id="1039"/>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Change w:id="1041" w:author="Anzalna Saeed" w:date="2026-09-27T22:33:00Z" w16du:dateUtc="2026-09-27T17:33:00Z">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PrChange>
      </w:tblPr>
      <w:tblGrid>
        <w:gridCol w:w="1975"/>
        <w:gridCol w:w="7385"/>
        <w:tblGridChange w:id="1042">
          <w:tblGrid>
            <w:gridCol w:w="1975"/>
            <w:gridCol w:w="225"/>
            <w:gridCol w:w="7160"/>
          </w:tblGrid>
        </w:tblGridChange>
      </w:tblGrid>
      <w:tr w:rsidR="00B02477" w:rsidRPr="00870BA1" w14:paraId="49BA516C" w14:textId="77777777" w:rsidTr="0052165C">
        <w:trPr>
          <w:tblHeader/>
          <w:trPrChange w:id="1043" w:author="Anzalna Saeed" w:date="2026-09-27T22:33:00Z" w16du:dateUtc="2026-09-27T17:33:00Z">
            <w:trPr>
              <w:tblHeader/>
            </w:trPr>
          </w:trPrChange>
        </w:trPr>
        <w:tc>
          <w:tcPr>
            <w:tcW w:w="1975" w:type="dxa"/>
            <w:shd w:val="clear" w:color="auto" w:fill="1F4E5F"/>
            <w:tcMar>
              <w:top w:w="80" w:type="dxa"/>
              <w:left w:w="100" w:type="dxa"/>
              <w:bottom w:w="80" w:type="dxa"/>
              <w:right w:w="100" w:type="dxa"/>
            </w:tcMar>
            <w:vAlign w:val="center"/>
            <w:tcPrChange w:id="1044" w:author="Anzalna Saeed" w:date="2026-09-27T22:33:00Z" w16du:dateUtc="2026-09-27T17:33:00Z">
              <w:tcPr>
                <w:tcW w:w="2200" w:type="dxa"/>
                <w:gridSpan w:val="2"/>
                <w:shd w:val="clear" w:color="auto" w:fill="1F4E5F"/>
                <w:tcMar>
                  <w:top w:w="80" w:type="dxa"/>
                  <w:left w:w="100" w:type="dxa"/>
                  <w:bottom w:w="80" w:type="dxa"/>
                  <w:right w:w="100" w:type="dxa"/>
                </w:tcMar>
                <w:vAlign w:val="center"/>
              </w:tcPr>
            </w:tcPrChange>
          </w:tcPr>
          <w:p w14:paraId="291E4273" w14:textId="77777777" w:rsidR="00B02477" w:rsidRPr="00870BA1" w:rsidRDefault="00000000" w:rsidP="00541602">
            <w:r w:rsidRPr="00870BA1">
              <w:rPr>
                <w:rPrChange w:id="1045" w:author="Anzalna Saeed" w:date="2026-09-21T23:18:00Z" w16du:dateUtc="2026-09-21T18:18:00Z">
                  <w:rPr>
                    <w:rFonts w:cs="Times New Roman"/>
                    <w:b/>
                    <w:bCs/>
                    <w:color w:val="FFFFFF"/>
                    <w:sz w:val="19"/>
                    <w:szCs w:val="19"/>
                  </w:rPr>
                </w:rPrChange>
              </w:rPr>
              <w:t>Field</w:t>
            </w:r>
          </w:p>
        </w:tc>
        <w:tc>
          <w:tcPr>
            <w:tcW w:w="7385" w:type="dxa"/>
            <w:shd w:val="clear" w:color="auto" w:fill="1F4E5F"/>
            <w:tcMar>
              <w:top w:w="80" w:type="dxa"/>
              <w:left w:w="100" w:type="dxa"/>
              <w:bottom w:w="80" w:type="dxa"/>
              <w:right w:w="100" w:type="dxa"/>
            </w:tcMar>
            <w:vAlign w:val="center"/>
            <w:tcPrChange w:id="1046" w:author="Anzalna Saeed" w:date="2026-09-27T22:33:00Z" w16du:dateUtc="2026-09-27T17:33:00Z">
              <w:tcPr>
                <w:tcW w:w="7160" w:type="dxa"/>
                <w:shd w:val="clear" w:color="auto" w:fill="1F4E5F"/>
                <w:tcMar>
                  <w:top w:w="80" w:type="dxa"/>
                  <w:left w:w="100" w:type="dxa"/>
                  <w:bottom w:w="80" w:type="dxa"/>
                  <w:right w:w="100" w:type="dxa"/>
                </w:tcMar>
                <w:vAlign w:val="center"/>
              </w:tcPr>
            </w:tcPrChange>
          </w:tcPr>
          <w:p w14:paraId="08E80FFF" w14:textId="77777777" w:rsidR="00B02477" w:rsidRPr="00870BA1" w:rsidRDefault="00000000" w:rsidP="00541602">
            <w:r w:rsidRPr="00870BA1">
              <w:rPr>
                <w:rPrChange w:id="1047" w:author="Anzalna Saeed" w:date="2026-09-21T23:18:00Z" w16du:dateUtc="2026-09-21T18:18:00Z">
                  <w:rPr>
                    <w:rFonts w:cs="Times New Roman"/>
                    <w:b/>
                    <w:bCs/>
                    <w:color w:val="FFFFFF"/>
                    <w:sz w:val="19"/>
                    <w:szCs w:val="19"/>
                  </w:rPr>
                </w:rPrChange>
              </w:rPr>
              <w:t>Description</w:t>
            </w:r>
          </w:p>
        </w:tc>
      </w:tr>
      <w:tr w:rsidR="00B02477" w:rsidRPr="00870BA1" w14:paraId="77F5D588" w14:textId="77777777" w:rsidTr="0052165C">
        <w:tc>
          <w:tcPr>
            <w:tcW w:w="1975" w:type="dxa"/>
            <w:tcMar>
              <w:top w:w="80" w:type="dxa"/>
              <w:left w:w="100" w:type="dxa"/>
              <w:bottom w:w="80" w:type="dxa"/>
              <w:right w:w="100" w:type="dxa"/>
            </w:tcMar>
            <w:vAlign w:val="center"/>
            <w:tcPrChange w:id="1048" w:author="Anzalna Saeed" w:date="2026-09-27T22:33:00Z" w16du:dateUtc="2026-09-27T17:33:00Z">
              <w:tcPr>
                <w:tcW w:w="2200" w:type="dxa"/>
                <w:gridSpan w:val="2"/>
                <w:tcMar>
                  <w:top w:w="80" w:type="dxa"/>
                  <w:left w:w="100" w:type="dxa"/>
                  <w:bottom w:w="80" w:type="dxa"/>
                  <w:right w:w="100" w:type="dxa"/>
                </w:tcMar>
                <w:vAlign w:val="center"/>
              </w:tcPr>
            </w:tcPrChange>
          </w:tcPr>
          <w:p w14:paraId="0BD28763" w14:textId="77777777" w:rsidR="00B02477" w:rsidRPr="00870BA1" w:rsidRDefault="00000000" w:rsidP="00541602">
            <w:r w:rsidRPr="00870BA1">
              <w:rPr>
                <w:rPrChange w:id="1049" w:author="Anzalna Saeed" w:date="2026-09-21T23:18:00Z" w16du:dateUtc="2026-09-21T18:18:00Z">
                  <w:rPr>
                    <w:rFonts w:cs="Times New Roman"/>
                    <w:color w:val="000000"/>
                    <w:sz w:val="19"/>
                    <w:szCs w:val="19"/>
                  </w:rPr>
                </w:rPrChange>
              </w:rPr>
              <w:t>Actor</w:t>
            </w:r>
          </w:p>
        </w:tc>
        <w:tc>
          <w:tcPr>
            <w:tcW w:w="7385" w:type="dxa"/>
            <w:tcMar>
              <w:top w:w="80" w:type="dxa"/>
              <w:left w:w="100" w:type="dxa"/>
              <w:bottom w:w="80" w:type="dxa"/>
              <w:right w:w="100" w:type="dxa"/>
            </w:tcMar>
            <w:vAlign w:val="center"/>
            <w:tcPrChange w:id="1050" w:author="Anzalna Saeed" w:date="2026-09-27T22:33:00Z" w16du:dateUtc="2026-09-27T17:33:00Z">
              <w:tcPr>
                <w:tcW w:w="7160" w:type="dxa"/>
                <w:tcMar>
                  <w:top w:w="80" w:type="dxa"/>
                  <w:left w:w="100" w:type="dxa"/>
                  <w:bottom w:w="80" w:type="dxa"/>
                  <w:right w:w="100" w:type="dxa"/>
                </w:tcMar>
                <w:vAlign w:val="center"/>
              </w:tcPr>
            </w:tcPrChange>
          </w:tcPr>
          <w:p w14:paraId="26A08AB4" w14:textId="77777777" w:rsidR="00B02477" w:rsidRPr="00870BA1" w:rsidRDefault="00000000" w:rsidP="00541602">
            <w:r w:rsidRPr="00870BA1">
              <w:rPr>
                <w:rPrChange w:id="1051" w:author="Anzalna Saeed" w:date="2026-09-21T23:18:00Z" w16du:dateUtc="2026-09-21T18:18:00Z">
                  <w:rPr>
                    <w:rFonts w:cs="Times New Roman"/>
                    <w:color w:val="000000"/>
                    <w:sz w:val="19"/>
                    <w:szCs w:val="19"/>
                  </w:rPr>
                </w:rPrChange>
              </w:rPr>
              <w:t>End User</w:t>
            </w:r>
          </w:p>
        </w:tc>
      </w:tr>
      <w:tr w:rsidR="00B02477" w:rsidRPr="00870BA1" w14:paraId="461C77DA" w14:textId="77777777" w:rsidTr="0052165C">
        <w:tc>
          <w:tcPr>
            <w:tcW w:w="1975" w:type="dxa"/>
            <w:shd w:val="clear" w:color="auto" w:fill="F5F9FA"/>
            <w:tcMar>
              <w:top w:w="80" w:type="dxa"/>
              <w:left w:w="100" w:type="dxa"/>
              <w:bottom w:w="80" w:type="dxa"/>
              <w:right w:w="100" w:type="dxa"/>
            </w:tcMar>
            <w:vAlign w:val="center"/>
            <w:tcPrChange w:id="1052" w:author="Anzalna Saeed" w:date="2026-09-27T22:33:00Z" w16du:dateUtc="2026-09-27T17:33:00Z">
              <w:tcPr>
                <w:tcW w:w="2200" w:type="dxa"/>
                <w:gridSpan w:val="2"/>
                <w:shd w:val="clear" w:color="auto" w:fill="F5F9FA"/>
                <w:tcMar>
                  <w:top w:w="80" w:type="dxa"/>
                  <w:left w:w="100" w:type="dxa"/>
                  <w:bottom w:w="80" w:type="dxa"/>
                  <w:right w:w="100" w:type="dxa"/>
                </w:tcMar>
                <w:vAlign w:val="center"/>
              </w:tcPr>
            </w:tcPrChange>
          </w:tcPr>
          <w:p w14:paraId="2D0DC0D0" w14:textId="77777777" w:rsidR="00B02477" w:rsidRPr="00870BA1" w:rsidRDefault="00000000" w:rsidP="00541602">
            <w:r w:rsidRPr="00870BA1">
              <w:rPr>
                <w:rPrChange w:id="1053" w:author="Anzalna Saeed" w:date="2026-09-21T23:18:00Z" w16du:dateUtc="2026-09-21T18:18:00Z">
                  <w:rPr>
                    <w:rFonts w:cs="Times New Roman"/>
                    <w:color w:val="000000"/>
                    <w:sz w:val="19"/>
                    <w:szCs w:val="19"/>
                  </w:rPr>
                </w:rPrChange>
              </w:rPr>
              <w:t>Precondition</w:t>
            </w:r>
          </w:p>
        </w:tc>
        <w:tc>
          <w:tcPr>
            <w:tcW w:w="7385" w:type="dxa"/>
            <w:shd w:val="clear" w:color="auto" w:fill="F5F9FA"/>
            <w:tcMar>
              <w:top w:w="80" w:type="dxa"/>
              <w:left w:w="100" w:type="dxa"/>
              <w:bottom w:w="80" w:type="dxa"/>
              <w:right w:w="100" w:type="dxa"/>
            </w:tcMar>
            <w:vAlign w:val="center"/>
            <w:tcPrChange w:id="1054" w:author="Anzalna Saeed" w:date="2026-09-27T22:33:00Z" w16du:dateUtc="2026-09-27T17:33:00Z">
              <w:tcPr>
                <w:tcW w:w="7160" w:type="dxa"/>
                <w:shd w:val="clear" w:color="auto" w:fill="F5F9FA"/>
                <w:tcMar>
                  <w:top w:w="80" w:type="dxa"/>
                  <w:left w:w="100" w:type="dxa"/>
                  <w:bottom w:w="80" w:type="dxa"/>
                  <w:right w:w="100" w:type="dxa"/>
                </w:tcMar>
                <w:vAlign w:val="center"/>
              </w:tcPr>
            </w:tcPrChange>
          </w:tcPr>
          <w:p w14:paraId="03AAAF87" w14:textId="77777777" w:rsidR="00B02477" w:rsidRPr="00870BA1" w:rsidRDefault="00000000" w:rsidP="00541602">
            <w:r w:rsidRPr="00870BA1">
              <w:rPr>
                <w:rPrChange w:id="1055" w:author="Anzalna Saeed" w:date="2026-09-21T23:18:00Z" w16du:dateUtc="2026-09-21T18:18:00Z">
                  <w:rPr>
                    <w:rFonts w:cs="Times New Roman"/>
                    <w:color w:val="000000"/>
                    <w:sz w:val="19"/>
                    <w:szCs w:val="19"/>
                  </w:rPr>
                </w:rPrChange>
              </w:rPr>
              <w:t>User has access to the translator; system is online.</w:t>
            </w:r>
          </w:p>
        </w:tc>
      </w:tr>
      <w:tr w:rsidR="00B02477" w:rsidRPr="00870BA1" w14:paraId="4D16410A" w14:textId="77777777" w:rsidTr="0052165C">
        <w:tc>
          <w:tcPr>
            <w:tcW w:w="1975" w:type="dxa"/>
            <w:tcMar>
              <w:top w:w="80" w:type="dxa"/>
              <w:left w:w="100" w:type="dxa"/>
              <w:bottom w:w="80" w:type="dxa"/>
              <w:right w:w="100" w:type="dxa"/>
            </w:tcMar>
            <w:vAlign w:val="center"/>
            <w:tcPrChange w:id="1056" w:author="Anzalna Saeed" w:date="2026-09-27T22:33:00Z" w16du:dateUtc="2026-09-27T17:33:00Z">
              <w:tcPr>
                <w:tcW w:w="2200" w:type="dxa"/>
                <w:gridSpan w:val="2"/>
                <w:tcMar>
                  <w:top w:w="80" w:type="dxa"/>
                  <w:left w:w="100" w:type="dxa"/>
                  <w:bottom w:w="80" w:type="dxa"/>
                  <w:right w:w="100" w:type="dxa"/>
                </w:tcMar>
                <w:vAlign w:val="center"/>
              </w:tcPr>
            </w:tcPrChange>
          </w:tcPr>
          <w:p w14:paraId="4D2ECDAC" w14:textId="77777777" w:rsidR="00B02477" w:rsidRPr="00870BA1" w:rsidRDefault="00000000" w:rsidP="00541602">
            <w:r w:rsidRPr="00870BA1">
              <w:rPr>
                <w:rPrChange w:id="1057" w:author="Anzalna Saeed" w:date="2026-09-21T23:18:00Z" w16du:dateUtc="2026-09-21T18:18:00Z">
                  <w:rPr>
                    <w:rFonts w:cs="Times New Roman"/>
                    <w:color w:val="000000"/>
                    <w:sz w:val="19"/>
                    <w:szCs w:val="19"/>
                  </w:rPr>
                </w:rPrChange>
              </w:rPr>
              <w:t>Trigger</w:t>
            </w:r>
          </w:p>
        </w:tc>
        <w:tc>
          <w:tcPr>
            <w:tcW w:w="7385" w:type="dxa"/>
            <w:tcMar>
              <w:top w:w="80" w:type="dxa"/>
              <w:left w:w="100" w:type="dxa"/>
              <w:bottom w:w="80" w:type="dxa"/>
              <w:right w:w="100" w:type="dxa"/>
            </w:tcMar>
            <w:vAlign w:val="center"/>
            <w:tcPrChange w:id="1058" w:author="Anzalna Saeed" w:date="2026-09-27T22:33:00Z" w16du:dateUtc="2026-09-27T17:33:00Z">
              <w:tcPr>
                <w:tcW w:w="7160" w:type="dxa"/>
                <w:tcMar>
                  <w:top w:w="80" w:type="dxa"/>
                  <w:left w:w="100" w:type="dxa"/>
                  <w:bottom w:w="80" w:type="dxa"/>
                  <w:right w:w="100" w:type="dxa"/>
                </w:tcMar>
                <w:vAlign w:val="center"/>
              </w:tcPr>
            </w:tcPrChange>
          </w:tcPr>
          <w:p w14:paraId="17951368" w14:textId="77777777" w:rsidR="00B02477" w:rsidRPr="00870BA1" w:rsidRDefault="00000000" w:rsidP="00541602">
            <w:r w:rsidRPr="00870BA1">
              <w:rPr>
                <w:rPrChange w:id="1059" w:author="Anzalna Saeed" w:date="2026-09-21T23:18:00Z" w16du:dateUtc="2026-09-21T18:18:00Z">
                  <w:rPr>
                    <w:rFonts w:cs="Times New Roman"/>
                    <w:color w:val="000000"/>
                    <w:sz w:val="19"/>
                    <w:szCs w:val="19"/>
                  </w:rPr>
                </w:rPrChange>
              </w:rPr>
              <w:t xml:space="preserve">User enters Roman Urdu text (e.g., “mujhe ye </w:t>
            </w:r>
            <w:proofErr w:type="spellStart"/>
            <w:r w:rsidRPr="00870BA1">
              <w:rPr>
                <w:rPrChange w:id="1060" w:author="Anzalna Saeed" w:date="2026-09-21T23:18:00Z" w16du:dateUtc="2026-09-21T18:18:00Z">
                  <w:rPr>
                    <w:rFonts w:cs="Times New Roman"/>
                    <w:color w:val="000000"/>
                    <w:sz w:val="19"/>
                    <w:szCs w:val="19"/>
                  </w:rPr>
                </w:rPrChange>
              </w:rPr>
              <w:t>samajh</w:t>
            </w:r>
            <w:proofErr w:type="spellEnd"/>
            <w:r w:rsidRPr="00870BA1">
              <w:rPr>
                <w:rPrChange w:id="1061" w:author="Anzalna Saeed" w:date="2026-09-21T23:18:00Z" w16du:dateUtc="2026-09-21T18:18:00Z">
                  <w:rPr>
                    <w:rFonts w:cs="Times New Roman"/>
                    <w:color w:val="000000"/>
                    <w:sz w:val="19"/>
                    <w:szCs w:val="19"/>
                  </w:rPr>
                </w:rPrChange>
              </w:rPr>
              <w:t xml:space="preserve"> </w:t>
            </w:r>
            <w:proofErr w:type="spellStart"/>
            <w:r w:rsidRPr="00870BA1">
              <w:rPr>
                <w:rPrChange w:id="1062" w:author="Anzalna Saeed" w:date="2026-09-21T23:18:00Z" w16du:dateUtc="2026-09-21T18:18:00Z">
                  <w:rPr>
                    <w:rFonts w:cs="Times New Roman"/>
                    <w:color w:val="000000"/>
                    <w:sz w:val="19"/>
                    <w:szCs w:val="19"/>
                  </w:rPr>
                </w:rPrChange>
              </w:rPr>
              <w:t>nahi</w:t>
            </w:r>
            <w:proofErr w:type="spellEnd"/>
            <w:r w:rsidRPr="00870BA1">
              <w:rPr>
                <w:rPrChange w:id="1063" w:author="Anzalna Saeed" w:date="2026-09-21T23:18:00Z" w16du:dateUtc="2026-09-21T18:18:00Z">
                  <w:rPr>
                    <w:rFonts w:cs="Times New Roman"/>
                    <w:color w:val="000000"/>
                    <w:sz w:val="19"/>
                    <w:szCs w:val="19"/>
                  </w:rPr>
                </w:rPrChange>
              </w:rPr>
              <w:t xml:space="preserve"> aya”).</w:t>
            </w:r>
          </w:p>
        </w:tc>
      </w:tr>
      <w:tr w:rsidR="00B02477" w:rsidRPr="00870BA1" w14:paraId="6E7BEA4E" w14:textId="77777777" w:rsidTr="0052165C">
        <w:tc>
          <w:tcPr>
            <w:tcW w:w="1975" w:type="dxa"/>
            <w:shd w:val="clear" w:color="auto" w:fill="F5F9FA"/>
            <w:tcMar>
              <w:top w:w="80" w:type="dxa"/>
              <w:left w:w="100" w:type="dxa"/>
              <w:bottom w:w="80" w:type="dxa"/>
              <w:right w:w="100" w:type="dxa"/>
            </w:tcMar>
            <w:vAlign w:val="center"/>
            <w:tcPrChange w:id="1064" w:author="Anzalna Saeed" w:date="2026-09-27T22:33:00Z" w16du:dateUtc="2026-09-27T17:33:00Z">
              <w:tcPr>
                <w:tcW w:w="2200" w:type="dxa"/>
                <w:gridSpan w:val="2"/>
                <w:shd w:val="clear" w:color="auto" w:fill="F5F9FA"/>
                <w:tcMar>
                  <w:top w:w="80" w:type="dxa"/>
                  <w:left w:w="100" w:type="dxa"/>
                  <w:bottom w:w="80" w:type="dxa"/>
                  <w:right w:w="100" w:type="dxa"/>
                </w:tcMar>
                <w:vAlign w:val="center"/>
              </w:tcPr>
            </w:tcPrChange>
          </w:tcPr>
          <w:p w14:paraId="69CA08AD" w14:textId="77777777" w:rsidR="00B02477" w:rsidRPr="00870BA1" w:rsidRDefault="00000000" w:rsidP="00541602">
            <w:r w:rsidRPr="00870BA1">
              <w:rPr>
                <w:rPrChange w:id="1065" w:author="Anzalna Saeed" w:date="2026-09-21T23:18:00Z" w16du:dateUtc="2026-09-21T18:18:00Z">
                  <w:rPr>
                    <w:rFonts w:cs="Times New Roman"/>
                    <w:color w:val="000000"/>
                    <w:sz w:val="19"/>
                    <w:szCs w:val="19"/>
                  </w:rPr>
                </w:rPrChange>
              </w:rPr>
              <w:t>Main Flow</w:t>
            </w:r>
          </w:p>
        </w:tc>
        <w:tc>
          <w:tcPr>
            <w:tcW w:w="7385" w:type="dxa"/>
            <w:shd w:val="clear" w:color="auto" w:fill="F5F9FA"/>
            <w:tcMar>
              <w:top w:w="80" w:type="dxa"/>
              <w:left w:w="100" w:type="dxa"/>
              <w:bottom w:w="80" w:type="dxa"/>
              <w:right w:w="100" w:type="dxa"/>
            </w:tcMar>
            <w:vAlign w:val="center"/>
            <w:tcPrChange w:id="1066" w:author="Anzalna Saeed" w:date="2026-09-27T22:33:00Z" w16du:dateUtc="2026-09-27T17:33:00Z">
              <w:tcPr>
                <w:tcW w:w="7160" w:type="dxa"/>
                <w:shd w:val="clear" w:color="auto" w:fill="F5F9FA"/>
                <w:tcMar>
                  <w:top w:w="80" w:type="dxa"/>
                  <w:left w:w="100" w:type="dxa"/>
                  <w:bottom w:w="80" w:type="dxa"/>
                  <w:right w:w="100" w:type="dxa"/>
                </w:tcMar>
                <w:vAlign w:val="center"/>
              </w:tcPr>
            </w:tcPrChange>
          </w:tcPr>
          <w:p w14:paraId="06BBD235" w14:textId="77777777" w:rsidR="00B02477" w:rsidRPr="00870BA1" w:rsidRDefault="00000000" w:rsidP="00541602">
            <w:r w:rsidRPr="00870BA1">
              <w:rPr>
                <w:rPrChange w:id="1067" w:author="Anzalna Saeed" w:date="2026-09-21T23:18:00Z" w16du:dateUtc="2026-09-21T18:18:00Z">
                  <w:rPr>
                    <w:rFonts w:cs="Times New Roman"/>
                    <w:color w:val="000000"/>
                    <w:sz w:val="19"/>
                    <w:szCs w:val="19"/>
                  </w:rPr>
                </w:rPrChange>
              </w:rPr>
              <w:t>1) Script/language detector classifies input as Roman Urdu (not English) using a language-ID model tuned on code-mixed text → 2) Preprocessing normalizes common Roman Urdu spelling variants (e.g., “</w:t>
            </w:r>
            <w:proofErr w:type="spellStart"/>
            <w:r w:rsidRPr="00870BA1">
              <w:rPr>
                <w:rPrChange w:id="1068" w:author="Anzalna Saeed" w:date="2026-09-21T23:18:00Z" w16du:dateUtc="2026-09-21T18:18:00Z">
                  <w:rPr>
                    <w:rFonts w:cs="Times New Roman"/>
                    <w:color w:val="000000"/>
                    <w:sz w:val="19"/>
                    <w:szCs w:val="19"/>
                  </w:rPr>
                </w:rPrChange>
              </w:rPr>
              <w:t>hai</w:t>
            </w:r>
            <w:proofErr w:type="spellEnd"/>
            <w:r w:rsidRPr="00870BA1">
              <w:rPr>
                <w:rPrChange w:id="1069" w:author="Anzalna Saeed" w:date="2026-09-21T23:18:00Z" w16du:dateUtc="2026-09-21T18:18:00Z">
                  <w:rPr>
                    <w:rFonts w:cs="Times New Roman"/>
                    <w:color w:val="000000"/>
                    <w:sz w:val="19"/>
                    <w:szCs w:val="19"/>
                  </w:rPr>
                </w:rPrChange>
              </w:rPr>
              <w:t>/hy/h”) → 3) Base model translates to English → 4) Validation layer checks against common Roman Urdu idiom mappings and short-form dictionary → 5) English output is returned.</w:t>
            </w:r>
          </w:p>
        </w:tc>
      </w:tr>
      <w:tr w:rsidR="00B02477" w:rsidRPr="00870BA1" w14:paraId="16A8612A" w14:textId="77777777" w:rsidTr="0052165C">
        <w:tc>
          <w:tcPr>
            <w:tcW w:w="1975" w:type="dxa"/>
            <w:tcMar>
              <w:top w:w="80" w:type="dxa"/>
              <w:left w:w="100" w:type="dxa"/>
              <w:bottom w:w="80" w:type="dxa"/>
              <w:right w:w="100" w:type="dxa"/>
            </w:tcMar>
            <w:vAlign w:val="center"/>
            <w:tcPrChange w:id="1070" w:author="Anzalna Saeed" w:date="2026-09-27T22:33:00Z" w16du:dateUtc="2026-09-27T17:33:00Z">
              <w:tcPr>
                <w:tcW w:w="2200" w:type="dxa"/>
                <w:gridSpan w:val="2"/>
                <w:tcMar>
                  <w:top w:w="80" w:type="dxa"/>
                  <w:left w:w="100" w:type="dxa"/>
                  <w:bottom w:w="80" w:type="dxa"/>
                  <w:right w:w="100" w:type="dxa"/>
                </w:tcMar>
                <w:vAlign w:val="center"/>
              </w:tcPr>
            </w:tcPrChange>
          </w:tcPr>
          <w:p w14:paraId="22D8B53D" w14:textId="77777777" w:rsidR="00B02477" w:rsidRPr="00870BA1" w:rsidRDefault="00000000" w:rsidP="00541602">
            <w:r w:rsidRPr="00870BA1">
              <w:rPr>
                <w:rPrChange w:id="1071" w:author="Anzalna Saeed" w:date="2026-09-21T23:18:00Z" w16du:dateUtc="2026-09-21T18:18:00Z">
                  <w:rPr>
                    <w:rFonts w:cs="Times New Roman"/>
                    <w:color w:val="000000"/>
                    <w:sz w:val="19"/>
                    <w:szCs w:val="19"/>
                  </w:rPr>
                </w:rPrChange>
              </w:rPr>
              <w:t>Alternate / Exception Flow</w:t>
            </w:r>
          </w:p>
        </w:tc>
        <w:tc>
          <w:tcPr>
            <w:tcW w:w="7385" w:type="dxa"/>
            <w:tcMar>
              <w:top w:w="80" w:type="dxa"/>
              <w:left w:w="100" w:type="dxa"/>
              <w:bottom w:w="80" w:type="dxa"/>
              <w:right w:w="100" w:type="dxa"/>
            </w:tcMar>
            <w:vAlign w:val="center"/>
            <w:tcPrChange w:id="1072" w:author="Anzalna Saeed" w:date="2026-09-27T22:33:00Z" w16du:dateUtc="2026-09-27T17:33:00Z">
              <w:tcPr>
                <w:tcW w:w="7160" w:type="dxa"/>
                <w:tcMar>
                  <w:top w:w="80" w:type="dxa"/>
                  <w:left w:w="100" w:type="dxa"/>
                  <w:bottom w:w="80" w:type="dxa"/>
                  <w:right w:w="100" w:type="dxa"/>
                </w:tcMar>
                <w:vAlign w:val="center"/>
              </w:tcPr>
            </w:tcPrChange>
          </w:tcPr>
          <w:p w14:paraId="6EADA539" w14:textId="77777777" w:rsidR="00B02477" w:rsidRPr="00870BA1" w:rsidRDefault="00000000" w:rsidP="00541602">
            <w:r w:rsidRPr="00870BA1">
              <w:rPr>
                <w:rPrChange w:id="1073" w:author="Anzalna Saeed" w:date="2026-09-21T23:18:00Z" w16du:dateUtc="2026-09-21T18:18:00Z">
                  <w:rPr>
                    <w:rFonts w:cs="Times New Roman"/>
                    <w:color w:val="000000"/>
                    <w:sz w:val="19"/>
                    <w:szCs w:val="19"/>
                  </w:rPr>
                </w:rPrChange>
              </w:rPr>
              <w:t>If the detector is uncertain (mixed-language sentence), the system asks the user to confirm the source language before finalizing, or translates segment-by-segment.</w:t>
            </w:r>
          </w:p>
        </w:tc>
      </w:tr>
      <w:tr w:rsidR="00B02477" w:rsidRPr="00870BA1" w14:paraId="3871AA8C" w14:textId="77777777" w:rsidTr="0052165C">
        <w:tc>
          <w:tcPr>
            <w:tcW w:w="1975" w:type="dxa"/>
            <w:shd w:val="clear" w:color="auto" w:fill="F5F9FA"/>
            <w:tcMar>
              <w:top w:w="80" w:type="dxa"/>
              <w:left w:w="100" w:type="dxa"/>
              <w:bottom w:w="80" w:type="dxa"/>
              <w:right w:w="100" w:type="dxa"/>
            </w:tcMar>
            <w:vAlign w:val="center"/>
            <w:tcPrChange w:id="1074" w:author="Anzalna Saeed" w:date="2026-09-27T22:33:00Z" w16du:dateUtc="2026-09-27T17:33:00Z">
              <w:tcPr>
                <w:tcW w:w="2200" w:type="dxa"/>
                <w:gridSpan w:val="2"/>
                <w:shd w:val="clear" w:color="auto" w:fill="F5F9FA"/>
                <w:tcMar>
                  <w:top w:w="80" w:type="dxa"/>
                  <w:left w:w="100" w:type="dxa"/>
                  <w:bottom w:w="80" w:type="dxa"/>
                  <w:right w:w="100" w:type="dxa"/>
                </w:tcMar>
                <w:vAlign w:val="center"/>
              </w:tcPr>
            </w:tcPrChange>
          </w:tcPr>
          <w:p w14:paraId="54A439A2" w14:textId="77777777" w:rsidR="00B02477" w:rsidRPr="00870BA1" w:rsidRDefault="00000000" w:rsidP="00541602">
            <w:r w:rsidRPr="00870BA1">
              <w:rPr>
                <w:rPrChange w:id="1075" w:author="Anzalna Saeed" w:date="2026-09-21T23:18:00Z" w16du:dateUtc="2026-09-21T18:18:00Z">
                  <w:rPr>
                    <w:rFonts w:cs="Times New Roman"/>
                    <w:color w:val="000000"/>
                    <w:sz w:val="19"/>
                    <w:szCs w:val="19"/>
                  </w:rPr>
                </w:rPrChange>
              </w:rPr>
              <w:t>Postcondition</w:t>
            </w:r>
          </w:p>
        </w:tc>
        <w:tc>
          <w:tcPr>
            <w:tcW w:w="7385" w:type="dxa"/>
            <w:shd w:val="clear" w:color="auto" w:fill="F5F9FA"/>
            <w:tcMar>
              <w:top w:w="80" w:type="dxa"/>
              <w:left w:w="100" w:type="dxa"/>
              <w:bottom w:w="80" w:type="dxa"/>
              <w:right w:w="100" w:type="dxa"/>
            </w:tcMar>
            <w:vAlign w:val="center"/>
            <w:tcPrChange w:id="1076" w:author="Anzalna Saeed" w:date="2026-09-27T22:33:00Z" w16du:dateUtc="2026-09-27T17:33:00Z">
              <w:tcPr>
                <w:tcW w:w="7160" w:type="dxa"/>
                <w:shd w:val="clear" w:color="auto" w:fill="F5F9FA"/>
                <w:tcMar>
                  <w:top w:w="80" w:type="dxa"/>
                  <w:left w:w="100" w:type="dxa"/>
                  <w:bottom w:w="80" w:type="dxa"/>
                  <w:right w:w="100" w:type="dxa"/>
                </w:tcMar>
                <w:vAlign w:val="center"/>
              </w:tcPr>
            </w:tcPrChange>
          </w:tcPr>
          <w:p w14:paraId="3B43F097" w14:textId="77777777" w:rsidR="00B02477" w:rsidRPr="00870BA1" w:rsidRDefault="00000000" w:rsidP="00541602">
            <w:r w:rsidRPr="00870BA1">
              <w:rPr>
                <w:rPrChange w:id="1077" w:author="Anzalna Saeed" w:date="2026-09-21T23:18:00Z" w16du:dateUtc="2026-09-21T18:18:00Z">
                  <w:rPr>
                    <w:rFonts w:cs="Times New Roman"/>
                    <w:color w:val="000000"/>
                    <w:sz w:val="19"/>
                    <w:szCs w:val="19"/>
                  </w:rPr>
                </w:rPrChange>
              </w:rPr>
              <w:t>English translation is displayed and saved to history with a tag noting the source was Roman Urdu.</w:t>
            </w:r>
          </w:p>
        </w:tc>
      </w:tr>
    </w:tbl>
    <w:p w14:paraId="7BA88097" w14:textId="77777777" w:rsidR="00B02477" w:rsidRPr="00870BA1" w:rsidRDefault="00B02477">
      <w:pPr>
        <w:spacing w:after="180"/>
        <w:rPr>
          <w:rFonts w:cs="Times New Roman"/>
        </w:rPr>
      </w:pPr>
    </w:p>
    <w:p w14:paraId="0A5A28DB" w14:textId="77777777" w:rsidR="00B02477" w:rsidRPr="00870BA1" w:rsidRDefault="00000000">
      <w:pPr>
        <w:pStyle w:val="Heading3"/>
        <w:spacing w:before="200" w:after="100"/>
        <w:rPr>
          <w:rFonts w:ascii="Times New Roman" w:hAnsi="Times New Roman" w:cs="Times New Roman"/>
          <w:color w:val="000000" w:themeColor="text1"/>
          <w:rPrChange w:id="1078" w:author="Anzalna Saeed" w:date="2026-09-21T23:18:00Z" w16du:dateUtc="2026-09-21T18:18:00Z">
            <w:rPr/>
          </w:rPrChange>
        </w:rPr>
      </w:pPr>
      <w:bookmarkStart w:id="1079" w:name="_Toc240921961"/>
      <w:bookmarkStart w:id="1080" w:name="_Toc241440710"/>
      <w:r w:rsidRPr="00870BA1">
        <w:rPr>
          <w:rFonts w:ascii="Times New Roman" w:hAnsi="Times New Roman" w:cs="Times New Roman"/>
          <w:b/>
          <w:bCs/>
          <w:color w:val="000000" w:themeColor="text1"/>
          <w:sz w:val="22"/>
          <w:szCs w:val="22"/>
          <w:rPrChange w:id="1081" w:author="Anzalna Saeed" w:date="2026-09-21T23:18:00Z" w16du:dateUtc="2026-09-21T18:18:00Z">
            <w:rPr>
              <w:b/>
              <w:bCs/>
              <w:color w:val="333333"/>
              <w:sz w:val="22"/>
              <w:szCs w:val="22"/>
            </w:rPr>
          </w:rPrChange>
        </w:rPr>
        <w:t>UC-05: Submit thumbs up/down feedback on a translation</w:t>
      </w:r>
      <w:bookmarkEnd w:id="1079"/>
      <w:bookmarkEnd w:id="1080"/>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00"/>
        <w:gridCol w:w="7160"/>
      </w:tblGrid>
      <w:tr w:rsidR="00B02477" w:rsidRPr="00870BA1" w14:paraId="2C6797DF" w14:textId="77777777">
        <w:trPr>
          <w:tblHeader/>
        </w:trPr>
        <w:tc>
          <w:tcPr>
            <w:tcW w:w="2200" w:type="dxa"/>
            <w:shd w:val="clear" w:color="auto" w:fill="1F4E5F"/>
            <w:tcMar>
              <w:top w:w="80" w:type="dxa"/>
              <w:left w:w="100" w:type="dxa"/>
              <w:bottom w:w="80" w:type="dxa"/>
              <w:right w:w="100" w:type="dxa"/>
            </w:tcMar>
            <w:vAlign w:val="center"/>
          </w:tcPr>
          <w:p w14:paraId="3FDE00BF" w14:textId="77777777" w:rsidR="00B02477" w:rsidRPr="00870BA1" w:rsidRDefault="00000000" w:rsidP="00541602">
            <w:r w:rsidRPr="00870BA1">
              <w:rPr>
                <w:rPrChange w:id="1082" w:author="Anzalna Saeed" w:date="2026-09-21T23:18:00Z" w16du:dateUtc="2026-09-21T18:18:00Z">
                  <w:rPr>
                    <w:rFonts w:cs="Times New Roman"/>
                    <w:b/>
                    <w:bCs/>
                    <w:color w:val="FFFFFF"/>
                    <w:sz w:val="19"/>
                    <w:szCs w:val="19"/>
                  </w:rPr>
                </w:rPrChange>
              </w:rPr>
              <w:t>Field</w:t>
            </w:r>
          </w:p>
        </w:tc>
        <w:tc>
          <w:tcPr>
            <w:tcW w:w="7160" w:type="dxa"/>
            <w:shd w:val="clear" w:color="auto" w:fill="1F4E5F"/>
            <w:tcMar>
              <w:top w:w="80" w:type="dxa"/>
              <w:left w:w="100" w:type="dxa"/>
              <w:bottom w:w="80" w:type="dxa"/>
              <w:right w:w="100" w:type="dxa"/>
            </w:tcMar>
            <w:vAlign w:val="center"/>
          </w:tcPr>
          <w:p w14:paraId="42CF7927" w14:textId="77777777" w:rsidR="00B02477" w:rsidRPr="00870BA1" w:rsidRDefault="00000000" w:rsidP="00541602">
            <w:r w:rsidRPr="00870BA1">
              <w:rPr>
                <w:rPrChange w:id="1083" w:author="Anzalna Saeed" w:date="2026-09-21T23:18:00Z" w16du:dateUtc="2026-09-21T18:18:00Z">
                  <w:rPr>
                    <w:rFonts w:cs="Times New Roman"/>
                    <w:b/>
                    <w:bCs/>
                    <w:color w:val="FFFFFF"/>
                    <w:sz w:val="19"/>
                    <w:szCs w:val="19"/>
                  </w:rPr>
                </w:rPrChange>
              </w:rPr>
              <w:t>Description</w:t>
            </w:r>
          </w:p>
        </w:tc>
      </w:tr>
      <w:tr w:rsidR="00B02477" w:rsidRPr="00870BA1" w14:paraId="531BC5AE" w14:textId="77777777">
        <w:tc>
          <w:tcPr>
            <w:tcW w:w="2200" w:type="dxa"/>
            <w:tcMar>
              <w:top w:w="80" w:type="dxa"/>
              <w:left w:w="100" w:type="dxa"/>
              <w:bottom w:w="80" w:type="dxa"/>
              <w:right w:w="100" w:type="dxa"/>
            </w:tcMar>
            <w:vAlign w:val="center"/>
          </w:tcPr>
          <w:p w14:paraId="1D3A2386" w14:textId="77777777" w:rsidR="00B02477" w:rsidRPr="00870BA1" w:rsidRDefault="00000000" w:rsidP="00541602">
            <w:r w:rsidRPr="00870BA1">
              <w:rPr>
                <w:rPrChange w:id="1084" w:author="Anzalna Saeed" w:date="2026-09-21T23:18:00Z" w16du:dateUtc="2026-09-21T18:18:00Z">
                  <w:rPr>
                    <w:rFonts w:cs="Times New Roman"/>
                    <w:color w:val="000000"/>
                    <w:sz w:val="19"/>
                    <w:szCs w:val="19"/>
                  </w:rPr>
                </w:rPrChange>
              </w:rPr>
              <w:t>Actor</w:t>
            </w:r>
          </w:p>
        </w:tc>
        <w:tc>
          <w:tcPr>
            <w:tcW w:w="7160" w:type="dxa"/>
            <w:tcMar>
              <w:top w:w="80" w:type="dxa"/>
              <w:left w:w="100" w:type="dxa"/>
              <w:bottom w:w="80" w:type="dxa"/>
              <w:right w:w="100" w:type="dxa"/>
            </w:tcMar>
            <w:vAlign w:val="center"/>
          </w:tcPr>
          <w:p w14:paraId="5A719987" w14:textId="77777777" w:rsidR="00B02477" w:rsidRPr="00870BA1" w:rsidRDefault="00000000" w:rsidP="00541602">
            <w:r w:rsidRPr="00870BA1">
              <w:rPr>
                <w:rPrChange w:id="1085" w:author="Anzalna Saeed" w:date="2026-09-21T23:18:00Z" w16du:dateUtc="2026-09-21T18:18:00Z">
                  <w:rPr>
                    <w:rFonts w:cs="Times New Roman"/>
                    <w:color w:val="000000"/>
                    <w:sz w:val="19"/>
                    <w:szCs w:val="19"/>
                  </w:rPr>
                </w:rPrChange>
              </w:rPr>
              <w:t>End User</w:t>
            </w:r>
          </w:p>
        </w:tc>
      </w:tr>
      <w:tr w:rsidR="00B02477" w:rsidRPr="00870BA1" w14:paraId="774E583D" w14:textId="77777777">
        <w:tc>
          <w:tcPr>
            <w:tcW w:w="2200" w:type="dxa"/>
            <w:shd w:val="clear" w:color="auto" w:fill="F5F9FA"/>
            <w:tcMar>
              <w:top w:w="80" w:type="dxa"/>
              <w:left w:w="100" w:type="dxa"/>
              <w:bottom w:w="80" w:type="dxa"/>
              <w:right w:w="100" w:type="dxa"/>
            </w:tcMar>
            <w:vAlign w:val="center"/>
          </w:tcPr>
          <w:p w14:paraId="6B7B84CB" w14:textId="77777777" w:rsidR="00B02477" w:rsidRPr="00870BA1" w:rsidRDefault="00000000" w:rsidP="00541602">
            <w:r w:rsidRPr="00870BA1">
              <w:rPr>
                <w:rPrChange w:id="1086" w:author="Anzalna Saeed" w:date="2026-09-21T23:18:00Z" w16du:dateUtc="2026-09-21T18:18:00Z">
                  <w:rPr>
                    <w:rFonts w:cs="Times New Roman"/>
                    <w:color w:val="000000"/>
                    <w:sz w:val="19"/>
                    <w:szCs w:val="19"/>
                  </w:rPr>
                </w:rPrChange>
              </w:rPr>
              <w:t>Precondition</w:t>
            </w:r>
          </w:p>
        </w:tc>
        <w:tc>
          <w:tcPr>
            <w:tcW w:w="7160" w:type="dxa"/>
            <w:shd w:val="clear" w:color="auto" w:fill="F5F9FA"/>
            <w:tcMar>
              <w:top w:w="80" w:type="dxa"/>
              <w:left w:w="100" w:type="dxa"/>
              <w:bottom w:w="80" w:type="dxa"/>
              <w:right w:w="100" w:type="dxa"/>
            </w:tcMar>
            <w:vAlign w:val="center"/>
          </w:tcPr>
          <w:p w14:paraId="7CA23EC0" w14:textId="77777777" w:rsidR="00B02477" w:rsidRPr="00870BA1" w:rsidRDefault="00000000" w:rsidP="00541602">
            <w:r w:rsidRPr="00870BA1">
              <w:rPr>
                <w:rPrChange w:id="1087" w:author="Anzalna Saeed" w:date="2026-09-21T23:18:00Z" w16du:dateUtc="2026-09-21T18:18:00Z">
                  <w:rPr>
                    <w:rFonts w:cs="Times New Roman"/>
                    <w:color w:val="000000"/>
                    <w:sz w:val="19"/>
                    <w:szCs w:val="19"/>
                  </w:rPr>
                </w:rPrChange>
              </w:rPr>
              <w:t>A translation has just been returned to the user.</w:t>
            </w:r>
          </w:p>
        </w:tc>
      </w:tr>
      <w:tr w:rsidR="00B02477" w:rsidRPr="00870BA1" w14:paraId="6B540261" w14:textId="77777777">
        <w:tc>
          <w:tcPr>
            <w:tcW w:w="2200" w:type="dxa"/>
            <w:tcMar>
              <w:top w:w="80" w:type="dxa"/>
              <w:left w:w="100" w:type="dxa"/>
              <w:bottom w:w="80" w:type="dxa"/>
              <w:right w:w="100" w:type="dxa"/>
            </w:tcMar>
            <w:vAlign w:val="center"/>
          </w:tcPr>
          <w:p w14:paraId="139C0C2E" w14:textId="77777777" w:rsidR="00B02477" w:rsidRPr="00870BA1" w:rsidRDefault="00000000" w:rsidP="00541602">
            <w:r w:rsidRPr="00870BA1">
              <w:rPr>
                <w:rPrChange w:id="1088" w:author="Anzalna Saeed" w:date="2026-09-21T23:18:00Z" w16du:dateUtc="2026-09-21T18:18:00Z">
                  <w:rPr>
                    <w:rFonts w:cs="Times New Roman"/>
                    <w:color w:val="000000"/>
                    <w:sz w:val="19"/>
                    <w:szCs w:val="19"/>
                  </w:rPr>
                </w:rPrChange>
              </w:rPr>
              <w:t>Trigger</w:t>
            </w:r>
          </w:p>
        </w:tc>
        <w:tc>
          <w:tcPr>
            <w:tcW w:w="7160" w:type="dxa"/>
            <w:tcMar>
              <w:top w:w="80" w:type="dxa"/>
              <w:left w:w="100" w:type="dxa"/>
              <w:bottom w:w="80" w:type="dxa"/>
              <w:right w:w="100" w:type="dxa"/>
            </w:tcMar>
            <w:vAlign w:val="center"/>
          </w:tcPr>
          <w:p w14:paraId="648C0977" w14:textId="77777777" w:rsidR="00B02477" w:rsidRPr="00870BA1" w:rsidRDefault="00000000" w:rsidP="00541602">
            <w:r w:rsidRPr="00870BA1">
              <w:rPr>
                <w:rPrChange w:id="1089" w:author="Anzalna Saeed" w:date="2026-09-21T23:18:00Z" w16du:dateUtc="2026-09-21T18:18:00Z">
                  <w:rPr>
                    <w:rFonts w:cs="Times New Roman"/>
                    <w:color w:val="000000"/>
                    <w:sz w:val="19"/>
                    <w:szCs w:val="19"/>
                  </w:rPr>
                </w:rPrChange>
              </w:rPr>
              <w:t>User taps the thumbs-up or thumbs-down icon shown beside the translation result.</w:t>
            </w:r>
          </w:p>
        </w:tc>
      </w:tr>
      <w:tr w:rsidR="00B02477" w:rsidRPr="00870BA1" w14:paraId="7E47C68C" w14:textId="77777777">
        <w:tc>
          <w:tcPr>
            <w:tcW w:w="2200" w:type="dxa"/>
            <w:shd w:val="clear" w:color="auto" w:fill="F5F9FA"/>
            <w:tcMar>
              <w:top w:w="80" w:type="dxa"/>
              <w:left w:w="100" w:type="dxa"/>
              <w:bottom w:w="80" w:type="dxa"/>
              <w:right w:w="100" w:type="dxa"/>
            </w:tcMar>
            <w:vAlign w:val="center"/>
          </w:tcPr>
          <w:p w14:paraId="10EC2F83" w14:textId="77777777" w:rsidR="00B02477" w:rsidRPr="00870BA1" w:rsidRDefault="00000000" w:rsidP="00541602">
            <w:r w:rsidRPr="00870BA1">
              <w:rPr>
                <w:rPrChange w:id="1090" w:author="Anzalna Saeed" w:date="2026-09-21T23:18:00Z" w16du:dateUtc="2026-09-21T18:18:00Z">
                  <w:rPr>
                    <w:rFonts w:cs="Times New Roman"/>
                    <w:color w:val="000000"/>
                    <w:sz w:val="19"/>
                    <w:szCs w:val="19"/>
                  </w:rPr>
                </w:rPrChange>
              </w:rPr>
              <w:lastRenderedPageBreak/>
              <w:t>Main Flow</w:t>
            </w:r>
          </w:p>
        </w:tc>
        <w:tc>
          <w:tcPr>
            <w:tcW w:w="7160" w:type="dxa"/>
            <w:shd w:val="clear" w:color="auto" w:fill="F5F9FA"/>
            <w:tcMar>
              <w:top w:w="80" w:type="dxa"/>
              <w:left w:w="100" w:type="dxa"/>
              <w:bottom w:w="80" w:type="dxa"/>
              <w:right w:w="100" w:type="dxa"/>
            </w:tcMar>
            <w:vAlign w:val="center"/>
          </w:tcPr>
          <w:p w14:paraId="4FE77A33" w14:textId="77777777" w:rsidR="00B02477" w:rsidRPr="00870BA1" w:rsidRDefault="00000000" w:rsidP="00541602">
            <w:r w:rsidRPr="00870BA1">
              <w:rPr>
                <w:rPrChange w:id="1091" w:author="Anzalna Saeed" w:date="2026-09-21T23:18:00Z" w16du:dateUtc="2026-09-21T18:18:00Z">
                  <w:rPr>
                    <w:rFonts w:cs="Times New Roman"/>
                    <w:color w:val="000000"/>
                    <w:sz w:val="19"/>
                    <w:szCs w:val="19"/>
                  </w:rPr>
                </w:rPrChange>
              </w:rPr>
              <w:t>1) User taps thumbs-down (or up) → 2) On thumbs-down, an optional free-text “what was wrong?” field appears (not required) → 3) Feedback, the source text, raw base-model output, and validated output are all logged together → 4) Feedback is aggregated for the evaluation dashboard.</w:t>
            </w:r>
          </w:p>
        </w:tc>
      </w:tr>
      <w:tr w:rsidR="00B02477" w:rsidRPr="00870BA1" w14:paraId="5DCD92BE" w14:textId="77777777">
        <w:tc>
          <w:tcPr>
            <w:tcW w:w="2200" w:type="dxa"/>
            <w:tcMar>
              <w:top w:w="80" w:type="dxa"/>
              <w:left w:w="100" w:type="dxa"/>
              <w:bottom w:w="80" w:type="dxa"/>
              <w:right w:w="100" w:type="dxa"/>
            </w:tcMar>
            <w:vAlign w:val="center"/>
          </w:tcPr>
          <w:p w14:paraId="2298E8C4" w14:textId="77777777" w:rsidR="00B02477" w:rsidRPr="00870BA1" w:rsidRDefault="00000000" w:rsidP="00541602">
            <w:r w:rsidRPr="00870BA1">
              <w:rPr>
                <w:rPrChange w:id="1092" w:author="Anzalna Saeed" w:date="2026-09-21T23:18:00Z" w16du:dateUtc="2026-09-21T18:18:00Z">
                  <w:rPr>
                    <w:rFonts w:cs="Times New Roman"/>
                    <w:color w:val="000000"/>
                    <w:sz w:val="19"/>
                    <w:szCs w:val="19"/>
                  </w:rPr>
                </w:rPrChange>
              </w:rPr>
              <w:t>Alternate / Exception Flow</w:t>
            </w:r>
          </w:p>
        </w:tc>
        <w:tc>
          <w:tcPr>
            <w:tcW w:w="7160" w:type="dxa"/>
            <w:tcMar>
              <w:top w:w="80" w:type="dxa"/>
              <w:left w:w="100" w:type="dxa"/>
              <w:bottom w:w="80" w:type="dxa"/>
              <w:right w:w="100" w:type="dxa"/>
            </w:tcMar>
            <w:vAlign w:val="center"/>
          </w:tcPr>
          <w:p w14:paraId="5F265D13" w14:textId="77777777" w:rsidR="00B02477" w:rsidRPr="00870BA1" w:rsidRDefault="00000000" w:rsidP="00541602">
            <w:r w:rsidRPr="00870BA1">
              <w:rPr>
                <w:rPrChange w:id="1093" w:author="Anzalna Saeed" w:date="2026-09-21T23:18:00Z" w16du:dateUtc="2026-09-21T18:18:00Z">
                  <w:rPr>
                    <w:rFonts w:cs="Times New Roman"/>
                    <w:color w:val="000000"/>
                    <w:sz w:val="19"/>
                    <w:szCs w:val="19"/>
                  </w:rPr>
                </w:rPrChange>
              </w:rPr>
              <w:t>User submits no feedback — no action is forced; the prompt simply remains dismissible.</w:t>
            </w:r>
          </w:p>
        </w:tc>
      </w:tr>
      <w:tr w:rsidR="00B02477" w:rsidRPr="00870BA1" w14:paraId="0DFB4490" w14:textId="77777777">
        <w:tc>
          <w:tcPr>
            <w:tcW w:w="2200" w:type="dxa"/>
            <w:shd w:val="clear" w:color="auto" w:fill="F5F9FA"/>
            <w:tcMar>
              <w:top w:w="80" w:type="dxa"/>
              <w:left w:w="100" w:type="dxa"/>
              <w:bottom w:w="80" w:type="dxa"/>
              <w:right w:w="100" w:type="dxa"/>
            </w:tcMar>
            <w:vAlign w:val="center"/>
          </w:tcPr>
          <w:p w14:paraId="328371FE" w14:textId="77777777" w:rsidR="00B02477" w:rsidRPr="00870BA1" w:rsidRDefault="00000000" w:rsidP="00541602">
            <w:r w:rsidRPr="00870BA1">
              <w:rPr>
                <w:rPrChange w:id="1094" w:author="Anzalna Saeed" w:date="2026-09-21T23:18:00Z" w16du:dateUtc="2026-09-21T18:18:00Z">
                  <w:rPr>
                    <w:rFonts w:cs="Times New Roman"/>
                    <w:color w:val="000000"/>
                    <w:sz w:val="19"/>
                    <w:szCs w:val="19"/>
                  </w:rPr>
                </w:rPrChange>
              </w:rPr>
              <w:t>Postcondition</w:t>
            </w:r>
          </w:p>
        </w:tc>
        <w:tc>
          <w:tcPr>
            <w:tcW w:w="7160" w:type="dxa"/>
            <w:shd w:val="clear" w:color="auto" w:fill="F5F9FA"/>
            <w:tcMar>
              <w:top w:w="80" w:type="dxa"/>
              <w:left w:w="100" w:type="dxa"/>
              <w:bottom w:w="80" w:type="dxa"/>
              <w:right w:w="100" w:type="dxa"/>
            </w:tcMar>
            <w:vAlign w:val="center"/>
          </w:tcPr>
          <w:p w14:paraId="77B8F77C" w14:textId="77777777" w:rsidR="00B02477" w:rsidRPr="00870BA1" w:rsidRDefault="00000000" w:rsidP="00541602">
            <w:r w:rsidRPr="00870BA1">
              <w:rPr>
                <w:rPrChange w:id="1095" w:author="Anzalna Saeed" w:date="2026-09-21T23:18:00Z" w16du:dateUtc="2026-09-21T18:18:00Z">
                  <w:rPr>
                    <w:rFonts w:cs="Times New Roman"/>
                    <w:color w:val="000000"/>
                    <w:sz w:val="19"/>
                    <w:szCs w:val="19"/>
                  </w:rPr>
                </w:rPrChange>
              </w:rPr>
              <w:t>Feedback record is stored and linked to the specific translation instance for later analysis and glossary/model improvement.</w:t>
            </w:r>
          </w:p>
        </w:tc>
      </w:tr>
    </w:tbl>
    <w:p w14:paraId="7B820D2B" w14:textId="77777777" w:rsidR="00B02477" w:rsidRPr="00870BA1" w:rsidRDefault="00B02477">
      <w:pPr>
        <w:spacing w:after="180"/>
        <w:rPr>
          <w:rFonts w:cs="Times New Roman"/>
        </w:rPr>
      </w:pPr>
    </w:p>
    <w:p w14:paraId="4740280D" w14:textId="77777777" w:rsidR="00B02477" w:rsidRPr="00870BA1" w:rsidRDefault="00000000">
      <w:pPr>
        <w:pStyle w:val="Heading3"/>
        <w:spacing w:before="200" w:after="100"/>
        <w:rPr>
          <w:rFonts w:ascii="Times New Roman" w:hAnsi="Times New Roman" w:cs="Times New Roman"/>
          <w:color w:val="000000" w:themeColor="text1"/>
          <w:rPrChange w:id="1096" w:author="Anzalna Saeed" w:date="2026-09-21T23:18:00Z" w16du:dateUtc="2026-09-21T18:18:00Z">
            <w:rPr/>
          </w:rPrChange>
        </w:rPr>
      </w:pPr>
      <w:bookmarkStart w:id="1097" w:name="_Toc240921962"/>
      <w:bookmarkStart w:id="1098" w:name="_Toc241440711"/>
      <w:r w:rsidRPr="00870BA1">
        <w:rPr>
          <w:rFonts w:ascii="Times New Roman" w:hAnsi="Times New Roman" w:cs="Times New Roman"/>
          <w:b/>
          <w:bCs/>
          <w:color w:val="000000" w:themeColor="text1"/>
          <w:sz w:val="22"/>
          <w:szCs w:val="22"/>
          <w:rPrChange w:id="1099" w:author="Anzalna Saeed" w:date="2026-09-21T23:18:00Z" w16du:dateUtc="2026-09-21T18:18:00Z">
            <w:rPr>
              <w:b/>
              <w:bCs/>
              <w:color w:val="333333"/>
              <w:sz w:val="22"/>
              <w:szCs w:val="22"/>
            </w:rPr>
          </w:rPrChange>
        </w:rPr>
        <w:t>UC-09: System falls back to raw base-model output on validation failure</w:t>
      </w:r>
      <w:bookmarkEnd w:id="1097"/>
      <w:bookmarkEnd w:id="1098"/>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00"/>
        <w:gridCol w:w="7160"/>
      </w:tblGrid>
      <w:tr w:rsidR="00B02477" w:rsidRPr="00870BA1" w14:paraId="6E512600" w14:textId="77777777">
        <w:trPr>
          <w:tblHeader/>
        </w:trPr>
        <w:tc>
          <w:tcPr>
            <w:tcW w:w="2200" w:type="dxa"/>
            <w:shd w:val="clear" w:color="auto" w:fill="1F4E5F"/>
            <w:tcMar>
              <w:top w:w="80" w:type="dxa"/>
              <w:left w:w="100" w:type="dxa"/>
              <w:bottom w:w="80" w:type="dxa"/>
              <w:right w:w="100" w:type="dxa"/>
            </w:tcMar>
            <w:vAlign w:val="center"/>
          </w:tcPr>
          <w:p w14:paraId="034D5743" w14:textId="77777777" w:rsidR="00B02477" w:rsidRPr="00870BA1" w:rsidRDefault="00000000" w:rsidP="00541602">
            <w:r w:rsidRPr="00870BA1">
              <w:rPr>
                <w:rPrChange w:id="1100" w:author="Anzalna Saeed" w:date="2026-09-21T23:18:00Z" w16du:dateUtc="2026-09-21T18:18:00Z">
                  <w:rPr>
                    <w:rFonts w:cs="Times New Roman"/>
                    <w:b/>
                    <w:bCs/>
                    <w:color w:val="FFFFFF"/>
                    <w:sz w:val="19"/>
                    <w:szCs w:val="19"/>
                  </w:rPr>
                </w:rPrChange>
              </w:rPr>
              <w:t>Field</w:t>
            </w:r>
          </w:p>
        </w:tc>
        <w:tc>
          <w:tcPr>
            <w:tcW w:w="7160" w:type="dxa"/>
            <w:shd w:val="clear" w:color="auto" w:fill="1F4E5F"/>
            <w:tcMar>
              <w:top w:w="80" w:type="dxa"/>
              <w:left w:w="100" w:type="dxa"/>
              <w:bottom w:w="80" w:type="dxa"/>
              <w:right w:w="100" w:type="dxa"/>
            </w:tcMar>
            <w:vAlign w:val="center"/>
          </w:tcPr>
          <w:p w14:paraId="49196554" w14:textId="77777777" w:rsidR="00B02477" w:rsidRPr="00870BA1" w:rsidRDefault="00000000" w:rsidP="00541602">
            <w:r w:rsidRPr="00870BA1">
              <w:rPr>
                <w:rPrChange w:id="1101" w:author="Anzalna Saeed" w:date="2026-09-21T23:18:00Z" w16du:dateUtc="2026-09-21T18:18:00Z">
                  <w:rPr>
                    <w:rFonts w:cs="Times New Roman"/>
                    <w:b/>
                    <w:bCs/>
                    <w:color w:val="FFFFFF"/>
                    <w:sz w:val="19"/>
                    <w:szCs w:val="19"/>
                  </w:rPr>
                </w:rPrChange>
              </w:rPr>
              <w:t>Description</w:t>
            </w:r>
          </w:p>
        </w:tc>
      </w:tr>
      <w:tr w:rsidR="00B02477" w:rsidRPr="00870BA1" w14:paraId="2CC24341" w14:textId="77777777">
        <w:tc>
          <w:tcPr>
            <w:tcW w:w="2200" w:type="dxa"/>
            <w:tcMar>
              <w:top w:w="80" w:type="dxa"/>
              <w:left w:w="100" w:type="dxa"/>
              <w:bottom w:w="80" w:type="dxa"/>
              <w:right w:w="100" w:type="dxa"/>
            </w:tcMar>
            <w:vAlign w:val="center"/>
          </w:tcPr>
          <w:p w14:paraId="3A2BC0B7" w14:textId="77777777" w:rsidR="00B02477" w:rsidRPr="00870BA1" w:rsidRDefault="00000000" w:rsidP="00541602">
            <w:r w:rsidRPr="00870BA1">
              <w:rPr>
                <w:rPrChange w:id="1102" w:author="Anzalna Saeed" w:date="2026-09-21T23:18:00Z" w16du:dateUtc="2026-09-21T18:18:00Z">
                  <w:rPr>
                    <w:rFonts w:cs="Times New Roman"/>
                    <w:color w:val="000000"/>
                    <w:sz w:val="19"/>
                    <w:szCs w:val="19"/>
                  </w:rPr>
                </w:rPrChange>
              </w:rPr>
              <w:t>Actor</w:t>
            </w:r>
          </w:p>
        </w:tc>
        <w:tc>
          <w:tcPr>
            <w:tcW w:w="7160" w:type="dxa"/>
            <w:tcMar>
              <w:top w:w="80" w:type="dxa"/>
              <w:left w:w="100" w:type="dxa"/>
              <w:bottom w:w="80" w:type="dxa"/>
              <w:right w:w="100" w:type="dxa"/>
            </w:tcMar>
            <w:vAlign w:val="center"/>
          </w:tcPr>
          <w:p w14:paraId="3B8D09EB" w14:textId="77777777" w:rsidR="00B02477" w:rsidRPr="00870BA1" w:rsidRDefault="00000000" w:rsidP="00541602">
            <w:r w:rsidRPr="00870BA1">
              <w:rPr>
                <w:rPrChange w:id="1103" w:author="Anzalna Saeed" w:date="2026-09-21T23:18:00Z" w16du:dateUtc="2026-09-21T18:18:00Z">
                  <w:rPr>
                    <w:rFonts w:cs="Times New Roman"/>
                    <w:color w:val="000000"/>
                    <w:sz w:val="19"/>
                    <w:szCs w:val="19"/>
                  </w:rPr>
                </w:rPrChange>
              </w:rPr>
              <w:t>System (internal)</w:t>
            </w:r>
          </w:p>
        </w:tc>
      </w:tr>
      <w:tr w:rsidR="00B02477" w:rsidRPr="00870BA1" w14:paraId="5D69D75A" w14:textId="77777777">
        <w:tc>
          <w:tcPr>
            <w:tcW w:w="2200" w:type="dxa"/>
            <w:shd w:val="clear" w:color="auto" w:fill="F5F9FA"/>
            <w:tcMar>
              <w:top w:w="80" w:type="dxa"/>
              <w:left w:w="100" w:type="dxa"/>
              <w:bottom w:w="80" w:type="dxa"/>
              <w:right w:w="100" w:type="dxa"/>
            </w:tcMar>
            <w:vAlign w:val="center"/>
          </w:tcPr>
          <w:p w14:paraId="339AE802" w14:textId="77777777" w:rsidR="00B02477" w:rsidRPr="00870BA1" w:rsidRDefault="00000000" w:rsidP="00541602">
            <w:r w:rsidRPr="00870BA1">
              <w:rPr>
                <w:rPrChange w:id="1104" w:author="Anzalna Saeed" w:date="2026-09-21T23:18:00Z" w16du:dateUtc="2026-09-21T18:18:00Z">
                  <w:rPr>
                    <w:rFonts w:cs="Times New Roman"/>
                    <w:color w:val="000000"/>
                    <w:sz w:val="19"/>
                    <w:szCs w:val="19"/>
                  </w:rPr>
                </w:rPrChange>
              </w:rPr>
              <w:t>Precondition</w:t>
            </w:r>
          </w:p>
        </w:tc>
        <w:tc>
          <w:tcPr>
            <w:tcW w:w="7160" w:type="dxa"/>
            <w:shd w:val="clear" w:color="auto" w:fill="F5F9FA"/>
            <w:tcMar>
              <w:top w:w="80" w:type="dxa"/>
              <w:left w:w="100" w:type="dxa"/>
              <w:bottom w:w="80" w:type="dxa"/>
              <w:right w:w="100" w:type="dxa"/>
            </w:tcMar>
            <w:vAlign w:val="center"/>
          </w:tcPr>
          <w:p w14:paraId="58C374EF" w14:textId="77777777" w:rsidR="00B02477" w:rsidRPr="00870BA1" w:rsidRDefault="00000000" w:rsidP="00541602">
            <w:r w:rsidRPr="00870BA1">
              <w:rPr>
                <w:rPrChange w:id="1105" w:author="Anzalna Saeed" w:date="2026-09-21T23:18:00Z" w16du:dateUtc="2026-09-21T18:18:00Z">
                  <w:rPr>
                    <w:rFonts w:cs="Times New Roman"/>
                    <w:color w:val="000000"/>
                    <w:sz w:val="19"/>
                    <w:szCs w:val="19"/>
                  </w:rPr>
                </w:rPrChange>
              </w:rPr>
              <w:t>Base model has returned a raw translation.</w:t>
            </w:r>
          </w:p>
        </w:tc>
      </w:tr>
      <w:tr w:rsidR="00B02477" w:rsidRPr="00870BA1" w14:paraId="1F656C72" w14:textId="77777777">
        <w:tc>
          <w:tcPr>
            <w:tcW w:w="2200" w:type="dxa"/>
            <w:tcMar>
              <w:top w:w="80" w:type="dxa"/>
              <w:left w:w="100" w:type="dxa"/>
              <w:bottom w:w="80" w:type="dxa"/>
              <w:right w:w="100" w:type="dxa"/>
            </w:tcMar>
            <w:vAlign w:val="center"/>
          </w:tcPr>
          <w:p w14:paraId="4077926E" w14:textId="77777777" w:rsidR="00B02477" w:rsidRPr="00870BA1" w:rsidRDefault="00000000" w:rsidP="00541602">
            <w:r w:rsidRPr="00870BA1">
              <w:rPr>
                <w:rPrChange w:id="1106" w:author="Anzalna Saeed" w:date="2026-09-21T23:18:00Z" w16du:dateUtc="2026-09-21T18:18:00Z">
                  <w:rPr>
                    <w:rFonts w:cs="Times New Roman"/>
                    <w:color w:val="000000"/>
                    <w:sz w:val="19"/>
                    <w:szCs w:val="19"/>
                  </w:rPr>
                </w:rPrChange>
              </w:rPr>
              <w:t>Trigger</w:t>
            </w:r>
          </w:p>
        </w:tc>
        <w:tc>
          <w:tcPr>
            <w:tcW w:w="7160" w:type="dxa"/>
            <w:tcMar>
              <w:top w:w="80" w:type="dxa"/>
              <w:left w:w="100" w:type="dxa"/>
              <w:bottom w:w="80" w:type="dxa"/>
              <w:right w:w="100" w:type="dxa"/>
            </w:tcMar>
            <w:vAlign w:val="center"/>
          </w:tcPr>
          <w:p w14:paraId="46394DAB" w14:textId="77777777" w:rsidR="00B02477" w:rsidRPr="00870BA1" w:rsidRDefault="00000000" w:rsidP="00541602">
            <w:r w:rsidRPr="00870BA1">
              <w:rPr>
                <w:rPrChange w:id="1107" w:author="Anzalna Saeed" w:date="2026-09-21T23:18:00Z" w16du:dateUtc="2026-09-21T18:18:00Z">
                  <w:rPr>
                    <w:rFonts w:cs="Times New Roman"/>
                    <w:color w:val="000000"/>
                    <w:sz w:val="19"/>
                    <w:szCs w:val="19"/>
                  </w:rPr>
                </w:rPrChange>
              </w:rPr>
              <w:t>Validation layer throws an error, times out, or its confidence check fails.</w:t>
            </w:r>
          </w:p>
        </w:tc>
      </w:tr>
      <w:tr w:rsidR="00B02477" w:rsidRPr="00870BA1" w14:paraId="5ECB68C3" w14:textId="77777777">
        <w:tc>
          <w:tcPr>
            <w:tcW w:w="2200" w:type="dxa"/>
            <w:shd w:val="clear" w:color="auto" w:fill="F5F9FA"/>
            <w:tcMar>
              <w:top w:w="80" w:type="dxa"/>
              <w:left w:w="100" w:type="dxa"/>
              <w:bottom w:w="80" w:type="dxa"/>
              <w:right w:w="100" w:type="dxa"/>
            </w:tcMar>
            <w:vAlign w:val="center"/>
          </w:tcPr>
          <w:p w14:paraId="10FE044B" w14:textId="77777777" w:rsidR="00B02477" w:rsidRPr="00870BA1" w:rsidRDefault="00000000" w:rsidP="00541602">
            <w:r w:rsidRPr="00870BA1">
              <w:rPr>
                <w:rPrChange w:id="1108" w:author="Anzalna Saeed" w:date="2026-09-21T23:18:00Z" w16du:dateUtc="2026-09-21T18:18:00Z">
                  <w:rPr>
                    <w:rFonts w:cs="Times New Roman"/>
                    <w:color w:val="000000"/>
                    <w:sz w:val="19"/>
                    <w:szCs w:val="19"/>
                  </w:rPr>
                </w:rPrChange>
              </w:rPr>
              <w:t>Main Flow</w:t>
            </w:r>
          </w:p>
        </w:tc>
        <w:tc>
          <w:tcPr>
            <w:tcW w:w="7160" w:type="dxa"/>
            <w:shd w:val="clear" w:color="auto" w:fill="F5F9FA"/>
            <w:tcMar>
              <w:top w:w="80" w:type="dxa"/>
              <w:left w:w="100" w:type="dxa"/>
              <w:bottom w:w="80" w:type="dxa"/>
              <w:right w:w="100" w:type="dxa"/>
            </w:tcMar>
            <w:vAlign w:val="center"/>
          </w:tcPr>
          <w:p w14:paraId="7BF77188" w14:textId="77777777" w:rsidR="00B02477" w:rsidRPr="00870BA1" w:rsidRDefault="00000000" w:rsidP="00541602">
            <w:r w:rsidRPr="00870BA1">
              <w:rPr>
                <w:rPrChange w:id="1109" w:author="Anzalna Saeed" w:date="2026-09-21T23:18:00Z" w16du:dateUtc="2026-09-21T18:18:00Z">
                  <w:rPr>
                    <w:rFonts w:cs="Times New Roman"/>
                    <w:color w:val="000000"/>
                    <w:sz w:val="19"/>
                    <w:szCs w:val="19"/>
                  </w:rPr>
                </w:rPrChange>
              </w:rPr>
              <w:t>1) Validation layer attempts correction → 2) Timeout/error is caught → 3) System serves the base model’s raw translation instead → 4) Result is flagged internally as “unvalidated” so it is excluded from “validated accuracy” metrics but still shown to the user.</w:t>
            </w:r>
          </w:p>
        </w:tc>
      </w:tr>
      <w:tr w:rsidR="00B02477" w:rsidRPr="00870BA1" w14:paraId="062A3EBA" w14:textId="77777777">
        <w:tc>
          <w:tcPr>
            <w:tcW w:w="2200" w:type="dxa"/>
            <w:tcMar>
              <w:top w:w="80" w:type="dxa"/>
              <w:left w:w="100" w:type="dxa"/>
              <w:bottom w:w="80" w:type="dxa"/>
              <w:right w:w="100" w:type="dxa"/>
            </w:tcMar>
            <w:vAlign w:val="center"/>
          </w:tcPr>
          <w:p w14:paraId="3C7EF282" w14:textId="77777777" w:rsidR="00B02477" w:rsidRPr="00870BA1" w:rsidRDefault="00000000" w:rsidP="00541602">
            <w:r w:rsidRPr="00870BA1">
              <w:rPr>
                <w:rPrChange w:id="1110" w:author="Anzalna Saeed" w:date="2026-09-21T23:18:00Z" w16du:dateUtc="2026-09-21T18:18:00Z">
                  <w:rPr>
                    <w:rFonts w:cs="Times New Roman"/>
                    <w:color w:val="000000"/>
                    <w:sz w:val="19"/>
                    <w:szCs w:val="19"/>
                  </w:rPr>
                </w:rPrChange>
              </w:rPr>
              <w:t>Alternate / Exception Flow</w:t>
            </w:r>
          </w:p>
        </w:tc>
        <w:tc>
          <w:tcPr>
            <w:tcW w:w="7160" w:type="dxa"/>
            <w:tcMar>
              <w:top w:w="80" w:type="dxa"/>
              <w:left w:w="100" w:type="dxa"/>
              <w:bottom w:w="80" w:type="dxa"/>
              <w:right w:w="100" w:type="dxa"/>
            </w:tcMar>
            <w:vAlign w:val="center"/>
          </w:tcPr>
          <w:p w14:paraId="6D2A2DC1" w14:textId="77777777" w:rsidR="00B02477" w:rsidRPr="00870BA1" w:rsidRDefault="00000000" w:rsidP="00541602">
            <w:r w:rsidRPr="00870BA1">
              <w:rPr>
                <w:rPrChange w:id="1111" w:author="Anzalna Saeed" w:date="2026-09-21T23:18:00Z" w16du:dateUtc="2026-09-21T18:18:00Z">
                  <w:rPr>
                    <w:rFonts w:cs="Times New Roman"/>
                    <w:color w:val="000000"/>
                    <w:sz w:val="19"/>
                    <w:szCs w:val="19"/>
                  </w:rPr>
                </w:rPrChange>
              </w:rPr>
              <w:t>None — this is itself the alternate/exception path for the standard translate use cases.</w:t>
            </w:r>
          </w:p>
        </w:tc>
      </w:tr>
      <w:tr w:rsidR="00B02477" w:rsidRPr="00870BA1" w14:paraId="34F5B63B" w14:textId="77777777">
        <w:tc>
          <w:tcPr>
            <w:tcW w:w="2200" w:type="dxa"/>
            <w:shd w:val="clear" w:color="auto" w:fill="F5F9FA"/>
            <w:tcMar>
              <w:top w:w="80" w:type="dxa"/>
              <w:left w:w="100" w:type="dxa"/>
              <w:bottom w:w="80" w:type="dxa"/>
              <w:right w:w="100" w:type="dxa"/>
            </w:tcMar>
            <w:vAlign w:val="center"/>
          </w:tcPr>
          <w:p w14:paraId="1DB5118E" w14:textId="77777777" w:rsidR="00B02477" w:rsidRPr="00870BA1" w:rsidRDefault="00000000" w:rsidP="00541602">
            <w:r w:rsidRPr="00870BA1">
              <w:rPr>
                <w:rPrChange w:id="1112" w:author="Anzalna Saeed" w:date="2026-09-21T23:18:00Z" w16du:dateUtc="2026-09-21T18:18:00Z">
                  <w:rPr>
                    <w:rFonts w:cs="Times New Roman"/>
                    <w:color w:val="000000"/>
                    <w:sz w:val="19"/>
                    <w:szCs w:val="19"/>
                  </w:rPr>
                </w:rPrChange>
              </w:rPr>
              <w:t>Postcondition</w:t>
            </w:r>
          </w:p>
        </w:tc>
        <w:tc>
          <w:tcPr>
            <w:tcW w:w="7160" w:type="dxa"/>
            <w:shd w:val="clear" w:color="auto" w:fill="F5F9FA"/>
            <w:tcMar>
              <w:top w:w="80" w:type="dxa"/>
              <w:left w:w="100" w:type="dxa"/>
              <w:bottom w:w="80" w:type="dxa"/>
              <w:right w:w="100" w:type="dxa"/>
            </w:tcMar>
            <w:vAlign w:val="center"/>
          </w:tcPr>
          <w:p w14:paraId="466F3FF7" w14:textId="77777777" w:rsidR="00B02477" w:rsidRPr="00870BA1" w:rsidRDefault="00000000" w:rsidP="00541602">
            <w:r w:rsidRPr="00870BA1">
              <w:rPr>
                <w:rPrChange w:id="1113" w:author="Anzalna Saeed" w:date="2026-09-21T23:18:00Z" w16du:dateUtc="2026-09-21T18:18:00Z">
                  <w:rPr>
                    <w:rFonts w:cs="Times New Roman"/>
                    <w:color w:val="000000"/>
                    <w:sz w:val="19"/>
                    <w:szCs w:val="19"/>
                  </w:rPr>
                </w:rPrChange>
              </w:rPr>
              <w:t>User still receives a translation (graceful degradation); the event is logged for reliability monitoring.</w:t>
            </w:r>
          </w:p>
        </w:tc>
      </w:tr>
    </w:tbl>
    <w:p w14:paraId="515CC48F" w14:textId="77777777" w:rsidR="00B02477" w:rsidRPr="00870BA1" w:rsidDel="00541602" w:rsidRDefault="00B02477">
      <w:pPr>
        <w:spacing w:after="180"/>
        <w:rPr>
          <w:del w:id="1114" w:author="Anzalna Saeed" w:date="2026-09-21T23:31:00Z" w16du:dateUtc="2026-09-21T18:31:00Z"/>
          <w:rFonts w:cs="Times New Roman"/>
        </w:rPr>
      </w:pPr>
    </w:p>
    <w:p w14:paraId="6EED7498" w14:textId="77777777" w:rsidR="00B02477" w:rsidRPr="00870BA1" w:rsidRDefault="00000000">
      <w:pPr>
        <w:rPr>
          <w:rFonts w:cs="Times New Roman"/>
        </w:rPr>
      </w:pPr>
      <w:del w:id="1115" w:author="Anzalna Saeed" w:date="2026-09-21T23:31:00Z" w16du:dateUtc="2026-09-21T18:31:00Z">
        <w:r w:rsidRPr="00870BA1" w:rsidDel="00541602">
          <w:rPr>
            <w:rFonts w:cs="Times New Roman"/>
          </w:rPr>
          <w:br w:type="page"/>
        </w:r>
      </w:del>
    </w:p>
    <w:p w14:paraId="269ED279" w14:textId="77777777" w:rsidR="00B02477" w:rsidRPr="00341E8A" w:rsidRDefault="00000000">
      <w:pPr>
        <w:pStyle w:val="Heading1"/>
        <w:pPrChange w:id="1116" w:author="Anzalna Saeed" w:date="2026-09-21T23:34:00Z" w16du:dateUtc="2026-09-21T18:34:00Z">
          <w:pPr>
            <w:pStyle w:val="Heading1"/>
            <w:pBdr>
              <w:bottom w:val="single" w:sz="6" w:space="4" w:color="1F4E5F"/>
            </w:pBdr>
            <w:spacing w:before="360" w:after="160"/>
          </w:pPr>
        </w:pPrChange>
      </w:pPr>
      <w:bookmarkStart w:id="1117" w:name="_Toc240921963"/>
      <w:bookmarkStart w:id="1118" w:name="_Toc241440712"/>
      <w:r w:rsidRPr="00341E8A">
        <w:rPr>
          <w:rPrChange w:id="1119" w:author="Anzalna Saeed" w:date="2026-09-21T23:34:00Z" w16du:dateUtc="2026-09-21T18:34:00Z">
            <w:rPr>
              <w:rFonts w:cs="Times New Roman"/>
              <w:bCs/>
              <w:color w:val="1F4E5F"/>
              <w:sz w:val="30"/>
              <w:szCs w:val="30"/>
            </w:rPr>
          </w:rPrChange>
        </w:rPr>
        <w:t>4. Test Cases</w:t>
      </w:r>
      <w:bookmarkEnd w:id="1117"/>
      <w:bookmarkEnd w:id="1118"/>
    </w:p>
    <w:p w14:paraId="35FD2B1F" w14:textId="77777777" w:rsidR="00B02477" w:rsidRDefault="00000000" w:rsidP="00870BA1">
      <w:pPr>
        <w:rPr>
          <w:ins w:id="1120" w:author="Anzalna Saeed" w:date="2026-09-21T23:19:00Z" w16du:dateUtc="2026-09-21T18:19:00Z"/>
        </w:rPr>
      </w:pPr>
      <w:r w:rsidRPr="00870BA1">
        <w:t>The table below lists representative test cases spanning normal translation, jargon handling, short forms, typos, and Roman Urdu. “Expected Behavior” describes what the validation layer should produce, not necessarily what a raw base model produces (see Section 8 for baseline failure cases on the same inputs).</w:t>
      </w:r>
    </w:p>
    <w:p w14:paraId="3510B815" w14:textId="77777777" w:rsidR="00870BA1" w:rsidRPr="00870BA1" w:rsidRDefault="00870BA1">
      <w:pPr>
        <w:pPrChange w:id="1121" w:author="Anzalna Saeed" w:date="2026-09-21T23:19:00Z" w16du:dateUtc="2026-09-21T18:19:00Z">
          <w:pPr>
            <w:spacing w:after="160" w:line="276" w:lineRule="auto"/>
          </w:pPr>
        </w:pPrChange>
      </w:pPr>
    </w:p>
    <w:tbl>
      <w:tblPr>
        <w:tblW w:w="953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Change w:id="1122" w:author="Anzalna Saeed" w:date="2026-09-27T22:26:00Z" w16du:dateUtc="2026-09-27T17:26:00Z">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PrChange>
      </w:tblPr>
      <w:tblGrid>
        <w:gridCol w:w="691"/>
        <w:gridCol w:w="1254"/>
        <w:gridCol w:w="2100"/>
        <w:gridCol w:w="1440"/>
        <w:gridCol w:w="4050"/>
        <w:tblGridChange w:id="1123">
          <w:tblGrid>
            <w:gridCol w:w="691"/>
            <w:gridCol w:w="1254"/>
            <w:gridCol w:w="2100"/>
            <w:gridCol w:w="656"/>
            <w:gridCol w:w="784"/>
            <w:gridCol w:w="685"/>
            <w:gridCol w:w="3190"/>
            <w:gridCol w:w="175"/>
          </w:tblGrid>
        </w:tblGridChange>
      </w:tblGrid>
      <w:tr w:rsidR="00B02477" w:rsidRPr="00571E7A" w14:paraId="6465622E" w14:textId="77777777" w:rsidTr="00530E52">
        <w:trPr>
          <w:tblHeader/>
          <w:trPrChange w:id="1124" w:author="Anzalna Saeed" w:date="2026-09-27T22:26:00Z" w16du:dateUtc="2026-09-27T17:26:00Z">
            <w:trPr>
              <w:gridAfter w:val="0"/>
              <w:tblHeader/>
            </w:trPr>
          </w:trPrChange>
        </w:trPr>
        <w:tc>
          <w:tcPr>
            <w:tcW w:w="691" w:type="dxa"/>
            <w:shd w:val="clear" w:color="auto" w:fill="1F4E5F"/>
            <w:tcMar>
              <w:top w:w="80" w:type="dxa"/>
              <w:left w:w="100" w:type="dxa"/>
              <w:bottom w:w="80" w:type="dxa"/>
              <w:right w:w="100" w:type="dxa"/>
            </w:tcMar>
            <w:vAlign w:val="center"/>
            <w:tcPrChange w:id="1125" w:author="Anzalna Saeed" w:date="2026-09-27T22:26:00Z" w16du:dateUtc="2026-09-27T17:26:00Z">
              <w:tcPr>
                <w:tcW w:w="700" w:type="dxa"/>
                <w:shd w:val="clear" w:color="auto" w:fill="1F4E5F"/>
                <w:tcMar>
                  <w:top w:w="80" w:type="dxa"/>
                  <w:left w:w="100" w:type="dxa"/>
                  <w:bottom w:w="80" w:type="dxa"/>
                  <w:right w:w="100" w:type="dxa"/>
                </w:tcMar>
                <w:vAlign w:val="center"/>
              </w:tcPr>
            </w:tcPrChange>
          </w:tcPr>
          <w:p w14:paraId="4C6C22D2" w14:textId="77777777" w:rsidR="00B02477" w:rsidRPr="00571E7A" w:rsidRDefault="00000000" w:rsidP="00870BA1">
            <w:pPr>
              <w:rPr>
                <w:szCs w:val="24"/>
              </w:rPr>
            </w:pPr>
            <w:r w:rsidRPr="00571E7A">
              <w:rPr>
                <w:szCs w:val="24"/>
                <w:rPrChange w:id="1126" w:author="Anzalna Saeed" w:date="2026-09-27T22:14:00Z" w16du:dateUtc="2026-09-27T17:14:00Z">
                  <w:rPr>
                    <w:rFonts w:cs="Times New Roman"/>
                    <w:b/>
                    <w:bCs/>
                    <w:color w:val="FFFFFF"/>
                    <w:sz w:val="19"/>
                    <w:szCs w:val="19"/>
                  </w:rPr>
                </w:rPrChange>
              </w:rPr>
              <w:t>ID</w:t>
            </w:r>
          </w:p>
        </w:tc>
        <w:tc>
          <w:tcPr>
            <w:tcW w:w="1254" w:type="dxa"/>
            <w:shd w:val="clear" w:color="auto" w:fill="1F4E5F"/>
            <w:tcMar>
              <w:top w:w="80" w:type="dxa"/>
              <w:left w:w="100" w:type="dxa"/>
              <w:bottom w:w="80" w:type="dxa"/>
              <w:right w:w="100" w:type="dxa"/>
            </w:tcMar>
            <w:vAlign w:val="center"/>
            <w:tcPrChange w:id="1127" w:author="Anzalna Saeed" w:date="2026-09-27T22:26:00Z" w16du:dateUtc="2026-09-27T17:26:00Z">
              <w:tcPr>
                <w:tcW w:w="1000" w:type="dxa"/>
                <w:shd w:val="clear" w:color="auto" w:fill="1F4E5F"/>
                <w:tcMar>
                  <w:top w:w="80" w:type="dxa"/>
                  <w:left w:w="100" w:type="dxa"/>
                  <w:bottom w:w="80" w:type="dxa"/>
                  <w:right w:w="100" w:type="dxa"/>
                </w:tcMar>
                <w:vAlign w:val="center"/>
              </w:tcPr>
            </w:tcPrChange>
          </w:tcPr>
          <w:p w14:paraId="6B80B4F8" w14:textId="77777777" w:rsidR="00B02477" w:rsidRPr="00571E7A" w:rsidRDefault="00000000" w:rsidP="00870BA1">
            <w:pPr>
              <w:rPr>
                <w:szCs w:val="24"/>
              </w:rPr>
            </w:pPr>
            <w:r w:rsidRPr="00571E7A">
              <w:rPr>
                <w:szCs w:val="24"/>
                <w:rPrChange w:id="1128" w:author="Anzalna Saeed" w:date="2026-09-27T22:14:00Z" w16du:dateUtc="2026-09-27T17:14:00Z">
                  <w:rPr>
                    <w:rFonts w:cs="Times New Roman"/>
                    <w:b/>
                    <w:bCs/>
                    <w:color w:val="FFFFFF"/>
                    <w:sz w:val="19"/>
                    <w:szCs w:val="19"/>
                  </w:rPr>
                </w:rPrChange>
              </w:rPr>
              <w:t>Direction</w:t>
            </w:r>
          </w:p>
        </w:tc>
        <w:tc>
          <w:tcPr>
            <w:tcW w:w="2100" w:type="dxa"/>
            <w:shd w:val="clear" w:color="auto" w:fill="1F4E5F"/>
            <w:tcMar>
              <w:top w:w="80" w:type="dxa"/>
              <w:left w:w="100" w:type="dxa"/>
              <w:bottom w:w="80" w:type="dxa"/>
              <w:right w:w="100" w:type="dxa"/>
            </w:tcMar>
            <w:vAlign w:val="center"/>
            <w:tcPrChange w:id="1129" w:author="Anzalna Saeed" w:date="2026-09-27T22:26:00Z" w16du:dateUtc="2026-09-27T17:26:00Z">
              <w:tcPr>
                <w:tcW w:w="2900" w:type="dxa"/>
                <w:gridSpan w:val="2"/>
                <w:shd w:val="clear" w:color="auto" w:fill="1F4E5F"/>
                <w:tcMar>
                  <w:top w:w="80" w:type="dxa"/>
                  <w:left w:w="100" w:type="dxa"/>
                  <w:bottom w:w="80" w:type="dxa"/>
                  <w:right w:w="100" w:type="dxa"/>
                </w:tcMar>
                <w:vAlign w:val="center"/>
              </w:tcPr>
            </w:tcPrChange>
          </w:tcPr>
          <w:p w14:paraId="43AB7066" w14:textId="77777777" w:rsidR="00B02477" w:rsidRPr="00571E7A" w:rsidRDefault="00000000" w:rsidP="00870BA1">
            <w:pPr>
              <w:rPr>
                <w:szCs w:val="24"/>
              </w:rPr>
            </w:pPr>
            <w:r w:rsidRPr="00571E7A">
              <w:rPr>
                <w:szCs w:val="24"/>
                <w:rPrChange w:id="1130" w:author="Anzalna Saeed" w:date="2026-09-27T22:14:00Z" w16du:dateUtc="2026-09-27T17:14:00Z">
                  <w:rPr>
                    <w:rFonts w:cs="Times New Roman"/>
                    <w:b/>
                    <w:bCs/>
                    <w:color w:val="FFFFFF"/>
                    <w:sz w:val="19"/>
                    <w:szCs w:val="19"/>
                  </w:rPr>
                </w:rPrChange>
              </w:rPr>
              <w:t>Input</w:t>
            </w:r>
          </w:p>
        </w:tc>
        <w:tc>
          <w:tcPr>
            <w:tcW w:w="1440" w:type="dxa"/>
            <w:shd w:val="clear" w:color="auto" w:fill="1F4E5F"/>
            <w:tcMar>
              <w:top w:w="80" w:type="dxa"/>
              <w:left w:w="100" w:type="dxa"/>
              <w:bottom w:w="80" w:type="dxa"/>
              <w:right w:w="100" w:type="dxa"/>
            </w:tcMar>
            <w:vAlign w:val="center"/>
            <w:tcPrChange w:id="1131" w:author="Anzalna Saeed" w:date="2026-09-27T22:26:00Z" w16du:dateUtc="2026-09-27T17:26:00Z">
              <w:tcPr>
                <w:tcW w:w="1500" w:type="dxa"/>
                <w:gridSpan w:val="2"/>
                <w:shd w:val="clear" w:color="auto" w:fill="1F4E5F"/>
                <w:tcMar>
                  <w:top w:w="80" w:type="dxa"/>
                  <w:left w:w="100" w:type="dxa"/>
                  <w:bottom w:w="80" w:type="dxa"/>
                  <w:right w:w="100" w:type="dxa"/>
                </w:tcMar>
                <w:vAlign w:val="center"/>
              </w:tcPr>
            </w:tcPrChange>
          </w:tcPr>
          <w:p w14:paraId="2303DEE2" w14:textId="77777777" w:rsidR="00B02477" w:rsidRPr="00571E7A" w:rsidRDefault="00000000" w:rsidP="00870BA1">
            <w:pPr>
              <w:rPr>
                <w:szCs w:val="24"/>
              </w:rPr>
            </w:pPr>
            <w:r w:rsidRPr="00571E7A">
              <w:rPr>
                <w:szCs w:val="24"/>
                <w:rPrChange w:id="1132" w:author="Anzalna Saeed" w:date="2026-09-27T22:14:00Z" w16du:dateUtc="2026-09-27T17:14:00Z">
                  <w:rPr>
                    <w:rFonts w:cs="Times New Roman"/>
                    <w:b/>
                    <w:bCs/>
                    <w:color w:val="FFFFFF"/>
                    <w:sz w:val="19"/>
                    <w:szCs w:val="19"/>
                  </w:rPr>
                </w:rPrChange>
              </w:rPr>
              <w:t>Category</w:t>
            </w:r>
          </w:p>
        </w:tc>
        <w:tc>
          <w:tcPr>
            <w:tcW w:w="4050" w:type="dxa"/>
            <w:shd w:val="clear" w:color="auto" w:fill="1F4E5F"/>
            <w:tcMar>
              <w:top w:w="80" w:type="dxa"/>
              <w:left w:w="100" w:type="dxa"/>
              <w:bottom w:w="80" w:type="dxa"/>
              <w:right w:w="100" w:type="dxa"/>
            </w:tcMar>
            <w:vAlign w:val="center"/>
            <w:tcPrChange w:id="1133" w:author="Anzalna Saeed" w:date="2026-09-27T22:26:00Z" w16du:dateUtc="2026-09-27T17:26:00Z">
              <w:tcPr>
                <w:tcW w:w="3260" w:type="dxa"/>
                <w:shd w:val="clear" w:color="auto" w:fill="1F4E5F"/>
                <w:tcMar>
                  <w:top w:w="80" w:type="dxa"/>
                  <w:left w:w="100" w:type="dxa"/>
                  <w:bottom w:w="80" w:type="dxa"/>
                  <w:right w:w="100" w:type="dxa"/>
                </w:tcMar>
                <w:vAlign w:val="center"/>
              </w:tcPr>
            </w:tcPrChange>
          </w:tcPr>
          <w:p w14:paraId="668A582B" w14:textId="77777777" w:rsidR="00B02477" w:rsidRPr="00571E7A" w:rsidRDefault="00000000" w:rsidP="00870BA1">
            <w:pPr>
              <w:rPr>
                <w:szCs w:val="24"/>
              </w:rPr>
            </w:pPr>
            <w:r w:rsidRPr="00571E7A">
              <w:rPr>
                <w:szCs w:val="24"/>
                <w:rPrChange w:id="1134" w:author="Anzalna Saeed" w:date="2026-09-27T22:14:00Z" w16du:dateUtc="2026-09-27T17:14:00Z">
                  <w:rPr>
                    <w:rFonts w:cs="Times New Roman"/>
                    <w:b/>
                    <w:bCs/>
                    <w:color w:val="FFFFFF"/>
                    <w:sz w:val="19"/>
                    <w:szCs w:val="19"/>
                  </w:rPr>
                </w:rPrChange>
              </w:rPr>
              <w:t>Expected Behavior</w:t>
            </w:r>
          </w:p>
        </w:tc>
      </w:tr>
      <w:tr w:rsidR="00B02477" w:rsidRPr="00571E7A" w14:paraId="74103E18" w14:textId="77777777" w:rsidTr="00530E52">
        <w:trPr>
          <w:trPrChange w:id="1135" w:author="Anzalna Saeed" w:date="2026-09-27T22:26:00Z" w16du:dateUtc="2026-09-27T17:26:00Z">
            <w:trPr>
              <w:gridAfter w:val="0"/>
            </w:trPr>
          </w:trPrChange>
        </w:trPr>
        <w:tc>
          <w:tcPr>
            <w:tcW w:w="691" w:type="dxa"/>
            <w:tcMar>
              <w:top w:w="80" w:type="dxa"/>
              <w:left w:w="100" w:type="dxa"/>
              <w:bottom w:w="80" w:type="dxa"/>
              <w:right w:w="100" w:type="dxa"/>
            </w:tcMar>
            <w:vAlign w:val="center"/>
            <w:tcPrChange w:id="1136" w:author="Anzalna Saeed" w:date="2026-09-27T22:26:00Z" w16du:dateUtc="2026-09-27T17:26:00Z">
              <w:tcPr>
                <w:tcW w:w="700" w:type="dxa"/>
                <w:tcMar>
                  <w:top w:w="80" w:type="dxa"/>
                  <w:left w:w="100" w:type="dxa"/>
                  <w:bottom w:w="80" w:type="dxa"/>
                  <w:right w:w="100" w:type="dxa"/>
                </w:tcMar>
                <w:vAlign w:val="center"/>
              </w:tcPr>
            </w:tcPrChange>
          </w:tcPr>
          <w:p w14:paraId="20746285" w14:textId="77777777" w:rsidR="00B02477" w:rsidRPr="00571E7A" w:rsidRDefault="00000000" w:rsidP="00870BA1">
            <w:pPr>
              <w:rPr>
                <w:szCs w:val="24"/>
              </w:rPr>
            </w:pPr>
            <w:r w:rsidRPr="00571E7A">
              <w:rPr>
                <w:szCs w:val="24"/>
                <w:rPrChange w:id="1137" w:author="Anzalna Saeed" w:date="2026-09-27T22:14:00Z" w16du:dateUtc="2026-09-27T17:14:00Z">
                  <w:rPr>
                    <w:rFonts w:cs="Times New Roman"/>
                    <w:color w:val="000000"/>
                    <w:sz w:val="19"/>
                    <w:szCs w:val="19"/>
                  </w:rPr>
                </w:rPrChange>
              </w:rPr>
              <w:t>TC-01</w:t>
            </w:r>
          </w:p>
        </w:tc>
        <w:tc>
          <w:tcPr>
            <w:tcW w:w="1254" w:type="dxa"/>
            <w:tcMar>
              <w:top w:w="80" w:type="dxa"/>
              <w:left w:w="100" w:type="dxa"/>
              <w:bottom w:w="80" w:type="dxa"/>
              <w:right w:w="100" w:type="dxa"/>
            </w:tcMar>
            <w:vAlign w:val="center"/>
            <w:tcPrChange w:id="1138" w:author="Anzalna Saeed" w:date="2026-09-27T22:26:00Z" w16du:dateUtc="2026-09-27T17:26:00Z">
              <w:tcPr>
                <w:tcW w:w="1000" w:type="dxa"/>
                <w:tcMar>
                  <w:top w:w="80" w:type="dxa"/>
                  <w:left w:w="100" w:type="dxa"/>
                  <w:bottom w:w="80" w:type="dxa"/>
                  <w:right w:w="100" w:type="dxa"/>
                </w:tcMar>
                <w:vAlign w:val="center"/>
              </w:tcPr>
            </w:tcPrChange>
          </w:tcPr>
          <w:p w14:paraId="2BF439B2" w14:textId="77777777" w:rsidR="00B02477" w:rsidRPr="00571E7A" w:rsidRDefault="00000000" w:rsidP="00870BA1">
            <w:pPr>
              <w:rPr>
                <w:szCs w:val="24"/>
              </w:rPr>
            </w:pPr>
            <w:r w:rsidRPr="00571E7A">
              <w:rPr>
                <w:szCs w:val="24"/>
                <w:rPrChange w:id="1139" w:author="Anzalna Saeed" w:date="2026-09-27T22:14:00Z" w16du:dateUtc="2026-09-27T17:14:00Z">
                  <w:rPr>
                    <w:rFonts w:cs="Times New Roman"/>
                    <w:color w:val="000000"/>
                    <w:sz w:val="19"/>
                    <w:szCs w:val="19"/>
                  </w:rPr>
                </w:rPrChange>
              </w:rPr>
              <w:t>EN→UR</w:t>
            </w:r>
          </w:p>
        </w:tc>
        <w:tc>
          <w:tcPr>
            <w:tcW w:w="2100" w:type="dxa"/>
            <w:tcMar>
              <w:top w:w="80" w:type="dxa"/>
              <w:left w:w="100" w:type="dxa"/>
              <w:bottom w:w="80" w:type="dxa"/>
              <w:right w:w="100" w:type="dxa"/>
            </w:tcMar>
            <w:vAlign w:val="center"/>
            <w:tcPrChange w:id="1140" w:author="Anzalna Saeed" w:date="2026-09-27T22:26:00Z" w16du:dateUtc="2026-09-27T17:26:00Z">
              <w:tcPr>
                <w:tcW w:w="2900" w:type="dxa"/>
                <w:gridSpan w:val="2"/>
                <w:tcMar>
                  <w:top w:w="80" w:type="dxa"/>
                  <w:left w:w="100" w:type="dxa"/>
                  <w:bottom w:w="80" w:type="dxa"/>
                  <w:right w:w="100" w:type="dxa"/>
                </w:tcMar>
                <w:vAlign w:val="center"/>
              </w:tcPr>
            </w:tcPrChange>
          </w:tcPr>
          <w:p w14:paraId="5356300A" w14:textId="77777777" w:rsidR="00B02477" w:rsidRPr="00571E7A" w:rsidRDefault="00000000" w:rsidP="00870BA1">
            <w:pPr>
              <w:rPr>
                <w:szCs w:val="24"/>
              </w:rPr>
            </w:pPr>
            <w:r w:rsidRPr="00571E7A">
              <w:rPr>
                <w:szCs w:val="24"/>
                <w:rPrChange w:id="1141" w:author="Anzalna Saeed" w:date="2026-09-27T22:14:00Z" w16du:dateUtc="2026-09-27T17:14:00Z">
                  <w:rPr>
                    <w:rFonts w:cs="Times New Roman"/>
                    <w:color w:val="000000"/>
                    <w:sz w:val="19"/>
                    <w:szCs w:val="19"/>
                  </w:rPr>
                </w:rPrChange>
              </w:rPr>
              <w:t>“Please restart the server.”</w:t>
            </w:r>
          </w:p>
        </w:tc>
        <w:tc>
          <w:tcPr>
            <w:tcW w:w="1440" w:type="dxa"/>
            <w:tcMar>
              <w:top w:w="80" w:type="dxa"/>
              <w:left w:w="100" w:type="dxa"/>
              <w:bottom w:w="80" w:type="dxa"/>
              <w:right w:w="100" w:type="dxa"/>
            </w:tcMar>
            <w:vAlign w:val="center"/>
            <w:tcPrChange w:id="1142" w:author="Anzalna Saeed" w:date="2026-09-27T22:26:00Z" w16du:dateUtc="2026-09-27T17:26:00Z">
              <w:tcPr>
                <w:tcW w:w="1500" w:type="dxa"/>
                <w:gridSpan w:val="2"/>
                <w:tcMar>
                  <w:top w:w="80" w:type="dxa"/>
                  <w:left w:w="100" w:type="dxa"/>
                  <w:bottom w:w="80" w:type="dxa"/>
                  <w:right w:w="100" w:type="dxa"/>
                </w:tcMar>
                <w:vAlign w:val="center"/>
              </w:tcPr>
            </w:tcPrChange>
          </w:tcPr>
          <w:p w14:paraId="2C7DC953" w14:textId="77777777" w:rsidR="00B02477" w:rsidRPr="00571E7A" w:rsidRDefault="00000000" w:rsidP="00870BA1">
            <w:pPr>
              <w:rPr>
                <w:szCs w:val="24"/>
              </w:rPr>
            </w:pPr>
            <w:r w:rsidRPr="00571E7A">
              <w:rPr>
                <w:szCs w:val="24"/>
                <w:rPrChange w:id="1143" w:author="Anzalna Saeed" w:date="2026-09-27T22:14:00Z" w16du:dateUtc="2026-09-27T17:14:00Z">
                  <w:rPr>
                    <w:rFonts w:cs="Times New Roman"/>
                    <w:color w:val="000000"/>
                    <w:sz w:val="19"/>
                    <w:szCs w:val="19"/>
                  </w:rPr>
                </w:rPrChange>
              </w:rPr>
              <w:t>Technical / jargon</w:t>
            </w:r>
          </w:p>
        </w:tc>
        <w:tc>
          <w:tcPr>
            <w:tcW w:w="4050" w:type="dxa"/>
            <w:tcMar>
              <w:top w:w="80" w:type="dxa"/>
              <w:left w:w="100" w:type="dxa"/>
              <w:bottom w:w="80" w:type="dxa"/>
              <w:right w:w="100" w:type="dxa"/>
            </w:tcMar>
            <w:vAlign w:val="center"/>
            <w:tcPrChange w:id="1144" w:author="Anzalna Saeed" w:date="2026-09-27T22:26:00Z" w16du:dateUtc="2026-09-27T17:26:00Z">
              <w:tcPr>
                <w:tcW w:w="3260" w:type="dxa"/>
                <w:tcMar>
                  <w:top w:w="80" w:type="dxa"/>
                  <w:left w:w="100" w:type="dxa"/>
                  <w:bottom w:w="80" w:type="dxa"/>
                  <w:right w:w="100" w:type="dxa"/>
                </w:tcMar>
                <w:vAlign w:val="center"/>
              </w:tcPr>
            </w:tcPrChange>
          </w:tcPr>
          <w:p w14:paraId="70A138E3" w14:textId="77777777" w:rsidR="00B02477" w:rsidRPr="00571E7A" w:rsidRDefault="00000000" w:rsidP="00870BA1">
            <w:pPr>
              <w:rPr>
                <w:szCs w:val="24"/>
              </w:rPr>
            </w:pPr>
            <w:r w:rsidRPr="00571E7A">
              <w:rPr>
                <w:szCs w:val="24"/>
                <w:rPrChange w:id="1145" w:author="Anzalna Saeed" w:date="2026-09-27T22:14:00Z" w16du:dateUtc="2026-09-27T17:14:00Z">
                  <w:rPr>
                    <w:rFonts w:cs="Times New Roman"/>
                    <w:color w:val="000000"/>
                    <w:sz w:val="19"/>
                    <w:szCs w:val="19"/>
                  </w:rPr>
                </w:rPrChange>
              </w:rPr>
              <w:t>“server” translated/transliterated correctly as a technical term (</w:t>
            </w:r>
            <w:proofErr w:type="spellStart"/>
            <w:r w:rsidRPr="00571E7A">
              <w:rPr>
                <w:szCs w:val="24"/>
                <w:rPrChange w:id="1146" w:author="Anzalna Saeed" w:date="2026-09-27T22:14:00Z" w16du:dateUtc="2026-09-27T17:14:00Z">
                  <w:rPr>
                    <w:rFonts w:cs="Times New Roman"/>
                    <w:color w:val="000000"/>
                    <w:sz w:val="19"/>
                    <w:szCs w:val="19"/>
                  </w:rPr>
                </w:rPrChange>
              </w:rPr>
              <w:t>سرور</w:t>
            </w:r>
            <w:proofErr w:type="spellEnd"/>
            <w:r w:rsidRPr="00571E7A">
              <w:rPr>
                <w:szCs w:val="24"/>
                <w:rPrChange w:id="1147" w:author="Anzalna Saeed" w:date="2026-09-27T22:14:00Z" w16du:dateUtc="2026-09-27T17:14:00Z">
                  <w:rPr>
                    <w:rFonts w:cs="Times New Roman"/>
                    <w:color w:val="000000"/>
                    <w:sz w:val="19"/>
                    <w:szCs w:val="19"/>
                  </w:rPr>
                </w:rPrChange>
              </w:rPr>
              <w:t>), not translated literally as “servant/waiter.”</w:t>
            </w:r>
          </w:p>
        </w:tc>
      </w:tr>
      <w:tr w:rsidR="00B02477" w:rsidRPr="00571E7A" w14:paraId="5B85C012" w14:textId="77777777" w:rsidTr="00530E52">
        <w:trPr>
          <w:trPrChange w:id="1148" w:author="Anzalna Saeed" w:date="2026-09-27T22:26:00Z" w16du:dateUtc="2026-09-27T17:26:00Z">
            <w:trPr>
              <w:gridAfter w:val="0"/>
            </w:trPr>
          </w:trPrChange>
        </w:trPr>
        <w:tc>
          <w:tcPr>
            <w:tcW w:w="691" w:type="dxa"/>
            <w:shd w:val="clear" w:color="auto" w:fill="F5F9FA"/>
            <w:tcMar>
              <w:top w:w="80" w:type="dxa"/>
              <w:left w:w="100" w:type="dxa"/>
              <w:bottom w:w="80" w:type="dxa"/>
              <w:right w:w="100" w:type="dxa"/>
            </w:tcMar>
            <w:vAlign w:val="center"/>
            <w:tcPrChange w:id="1149" w:author="Anzalna Saeed" w:date="2026-09-27T22:26:00Z" w16du:dateUtc="2026-09-27T17:26:00Z">
              <w:tcPr>
                <w:tcW w:w="700" w:type="dxa"/>
                <w:shd w:val="clear" w:color="auto" w:fill="F5F9FA"/>
                <w:tcMar>
                  <w:top w:w="80" w:type="dxa"/>
                  <w:left w:w="100" w:type="dxa"/>
                  <w:bottom w:w="80" w:type="dxa"/>
                  <w:right w:w="100" w:type="dxa"/>
                </w:tcMar>
                <w:vAlign w:val="center"/>
              </w:tcPr>
            </w:tcPrChange>
          </w:tcPr>
          <w:p w14:paraId="2E2B12A2" w14:textId="77777777" w:rsidR="00B02477" w:rsidRPr="00571E7A" w:rsidRDefault="00000000" w:rsidP="00870BA1">
            <w:pPr>
              <w:rPr>
                <w:szCs w:val="24"/>
              </w:rPr>
            </w:pPr>
            <w:r w:rsidRPr="00571E7A">
              <w:rPr>
                <w:szCs w:val="24"/>
                <w:rPrChange w:id="1150" w:author="Anzalna Saeed" w:date="2026-09-27T22:14:00Z" w16du:dateUtc="2026-09-27T17:14:00Z">
                  <w:rPr>
                    <w:rFonts w:cs="Times New Roman"/>
                    <w:color w:val="000000"/>
                    <w:sz w:val="19"/>
                    <w:szCs w:val="19"/>
                  </w:rPr>
                </w:rPrChange>
              </w:rPr>
              <w:t>TC-02</w:t>
            </w:r>
          </w:p>
        </w:tc>
        <w:tc>
          <w:tcPr>
            <w:tcW w:w="1254" w:type="dxa"/>
            <w:shd w:val="clear" w:color="auto" w:fill="F5F9FA"/>
            <w:tcMar>
              <w:top w:w="80" w:type="dxa"/>
              <w:left w:w="100" w:type="dxa"/>
              <w:bottom w:w="80" w:type="dxa"/>
              <w:right w:w="100" w:type="dxa"/>
            </w:tcMar>
            <w:vAlign w:val="center"/>
            <w:tcPrChange w:id="1151" w:author="Anzalna Saeed" w:date="2026-09-27T22:26:00Z" w16du:dateUtc="2026-09-27T17:26:00Z">
              <w:tcPr>
                <w:tcW w:w="1000" w:type="dxa"/>
                <w:shd w:val="clear" w:color="auto" w:fill="F5F9FA"/>
                <w:tcMar>
                  <w:top w:w="80" w:type="dxa"/>
                  <w:left w:w="100" w:type="dxa"/>
                  <w:bottom w:w="80" w:type="dxa"/>
                  <w:right w:w="100" w:type="dxa"/>
                </w:tcMar>
                <w:vAlign w:val="center"/>
              </w:tcPr>
            </w:tcPrChange>
          </w:tcPr>
          <w:p w14:paraId="4576AAB1" w14:textId="77777777" w:rsidR="00B02477" w:rsidRPr="00571E7A" w:rsidRDefault="00000000" w:rsidP="00870BA1">
            <w:pPr>
              <w:rPr>
                <w:szCs w:val="24"/>
              </w:rPr>
            </w:pPr>
            <w:r w:rsidRPr="00571E7A">
              <w:rPr>
                <w:szCs w:val="24"/>
                <w:rPrChange w:id="1152" w:author="Anzalna Saeed" w:date="2026-09-27T22:14:00Z" w16du:dateUtc="2026-09-27T17:14:00Z">
                  <w:rPr>
                    <w:rFonts w:cs="Times New Roman"/>
                    <w:color w:val="000000"/>
                    <w:sz w:val="19"/>
                    <w:szCs w:val="19"/>
                  </w:rPr>
                </w:rPrChange>
              </w:rPr>
              <w:t>UR→EN</w:t>
            </w:r>
          </w:p>
        </w:tc>
        <w:tc>
          <w:tcPr>
            <w:tcW w:w="2100" w:type="dxa"/>
            <w:shd w:val="clear" w:color="auto" w:fill="F5F9FA"/>
            <w:tcMar>
              <w:top w:w="80" w:type="dxa"/>
              <w:left w:w="100" w:type="dxa"/>
              <w:bottom w:w="80" w:type="dxa"/>
              <w:right w:w="100" w:type="dxa"/>
            </w:tcMar>
            <w:vAlign w:val="center"/>
            <w:tcPrChange w:id="1153" w:author="Anzalna Saeed" w:date="2026-09-27T22:26:00Z" w16du:dateUtc="2026-09-27T17:26:00Z">
              <w:tcPr>
                <w:tcW w:w="2900" w:type="dxa"/>
                <w:gridSpan w:val="2"/>
                <w:shd w:val="clear" w:color="auto" w:fill="F5F9FA"/>
                <w:tcMar>
                  <w:top w:w="80" w:type="dxa"/>
                  <w:left w:w="100" w:type="dxa"/>
                  <w:bottom w:w="80" w:type="dxa"/>
                  <w:right w:w="100" w:type="dxa"/>
                </w:tcMar>
                <w:vAlign w:val="center"/>
              </w:tcPr>
            </w:tcPrChange>
          </w:tcPr>
          <w:p w14:paraId="747F19F8" w14:textId="77777777" w:rsidR="00B02477" w:rsidRPr="00571E7A" w:rsidRDefault="00000000" w:rsidP="00870BA1">
            <w:pPr>
              <w:rPr>
                <w:szCs w:val="24"/>
              </w:rPr>
            </w:pPr>
            <w:r w:rsidRPr="00571E7A">
              <w:rPr>
                <w:szCs w:val="24"/>
                <w:rPrChange w:id="1154" w:author="Anzalna Saeed" w:date="2026-09-27T22:14:00Z" w16du:dateUtc="2026-09-27T17:14:00Z">
                  <w:rPr>
                    <w:rFonts w:cs="Times New Roman"/>
                    <w:color w:val="000000"/>
                    <w:sz w:val="19"/>
                    <w:szCs w:val="19"/>
                  </w:rPr>
                </w:rPrChange>
              </w:rPr>
              <w:t>“</w:t>
            </w:r>
            <w:proofErr w:type="spellStart"/>
            <w:r w:rsidRPr="00571E7A">
              <w:rPr>
                <w:szCs w:val="24"/>
                <w:rPrChange w:id="1155" w:author="Anzalna Saeed" w:date="2026-09-27T22:14:00Z" w16du:dateUtc="2026-09-27T17:14:00Z">
                  <w:rPr>
                    <w:rFonts w:cs="Times New Roman"/>
                    <w:color w:val="000000"/>
                    <w:sz w:val="19"/>
                    <w:szCs w:val="19"/>
                  </w:rPr>
                </w:rPrChange>
              </w:rPr>
              <w:t>مجھے</w:t>
            </w:r>
            <w:proofErr w:type="spellEnd"/>
            <w:r w:rsidRPr="00571E7A">
              <w:rPr>
                <w:szCs w:val="24"/>
                <w:rPrChange w:id="1156" w:author="Anzalna Saeed" w:date="2026-09-27T22:14:00Z" w16du:dateUtc="2026-09-27T17:14:00Z">
                  <w:rPr>
                    <w:rFonts w:cs="Times New Roman"/>
                    <w:color w:val="000000"/>
                    <w:sz w:val="19"/>
                    <w:szCs w:val="19"/>
                  </w:rPr>
                </w:rPrChange>
              </w:rPr>
              <w:t xml:space="preserve"> API </w:t>
            </w:r>
            <w:proofErr w:type="spellStart"/>
            <w:r w:rsidRPr="00571E7A">
              <w:rPr>
                <w:szCs w:val="24"/>
                <w:rPrChange w:id="1157" w:author="Anzalna Saeed" w:date="2026-09-27T22:14:00Z" w16du:dateUtc="2026-09-27T17:14:00Z">
                  <w:rPr>
                    <w:rFonts w:cs="Times New Roman"/>
                    <w:color w:val="000000"/>
                    <w:sz w:val="19"/>
                    <w:szCs w:val="19"/>
                  </w:rPr>
                </w:rPrChange>
              </w:rPr>
              <w:t>ک</w:t>
            </w:r>
            <w:r w:rsidRPr="00571E7A">
              <w:rPr>
                <w:rFonts w:hint="cs"/>
                <w:szCs w:val="24"/>
                <w:rPrChange w:id="1158" w:author="Anzalna Saeed" w:date="2026-09-27T22:14:00Z" w16du:dateUtc="2026-09-27T17:14:00Z">
                  <w:rPr>
                    <w:rFonts w:cs="Times New Roman" w:hint="cs"/>
                    <w:color w:val="000000"/>
                    <w:sz w:val="19"/>
                    <w:szCs w:val="19"/>
                  </w:rPr>
                </w:rPrChange>
              </w:rPr>
              <w:t>ی</w:t>
            </w:r>
            <w:proofErr w:type="spellEnd"/>
            <w:r w:rsidRPr="00571E7A">
              <w:rPr>
                <w:szCs w:val="24"/>
                <w:rPrChange w:id="1159" w:author="Anzalna Saeed" w:date="2026-09-27T22:14:00Z" w16du:dateUtc="2026-09-27T17:14:00Z">
                  <w:rPr>
                    <w:rFonts w:cs="Times New Roman"/>
                    <w:color w:val="000000"/>
                    <w:sz w:val="19"/>
                    <w:szCs w:val="19"/>
                  </w:rPr>
                </w:rPrChange>
              </w:rPr>
              <w:t xml:space="preserve"> </w:t>
            </w:r>
            <w:proofErr w:type="spellStart"/>
            <w:r w:rsidRPr="00571E7A">
              <w:rPr>
                <w:szCs w:val="24"/>
                <w:rPrChange w:id="1160" w:author="Anzalna Saeed" w:date="2026-09-27T22:14:00Z" w16du:dateUtc="2026-09-27T17:14:00Z">
                  <w:rPr>
                    <w:rFonts w:cs="Times New Roman"/>
                    <w:color w:val="000000"/>
                    <w:sz w:val="19"/>
                    <w:szCs w:val="19"/>
                  </w:rPr>
                </w:rPrChange>
              </w:rPr>
              <w:t>رسپانس</w:t>
            </w:r>
            <w:proofErr w:type="spellEnd"/>
            <w:r w:rsidRPr="00571E7A">
              <w:rPr>
                <w:szCs w:val="24"/>
                <w:rPrChange w:id="1161" w:author="Anzalna Saeed" w:date="2026-09-27T22:14:00Z" w16du:dateUtc="2026-09-27T17:14:00Z">
                  <w:rPr>
                    <w:rFonts w:cs="Times New Roman"/>
                    <w:color w:val="000000"/>
                    <w:sz w:val="19"/>
                    <w:szCs w:val="19"/>
                  </w:rPr>
                </w:rPrChange>
              </w:rPr>
              <w:t xml:space="preserve"> </w:t>
            </w:r>
            <w:proofErr w:type="spellStart"/>
            <w:r w:rsidRPr="00571E7A">
              <w:rPr>
                <w:szCs w:val="24"/>
                <w:rPrChange w:id="1162" w:author="Anzalna Saeed" w:date="2026-09-27T22:14:00Z" w16du:dateUtc="2026-09-27T17:14:00Z">
                  <w:rPr>
                    <w:rFonts w:cs="Times New Roman"/>
                    <w:color w:val="000000"/>
                    <w:sz w:val="19"/>
                    <w:szCs w:val="19"/>
                  </w:rPr>
                </w:rPrChange>
              </w:rPr>
              <w:t>سمژھ</w:t>
            </w:r>
            <w:proofErr w:type="spellEnd"/>
            <w:r w:rsidRPr="00571E7A">
              <w:rPr>
                <w:szCs w:val="24"/>
                <w:rPrChange w:id="1163" w:author="Anzalna Saeed" w:date="2026-09-27T22:14:00Z" w16du:dateUtc="2026-09-27T17:14:00Z">
                  <w:rPr>
                    <w:rFonts w:cs="Times New Roman"/>
                    <w:color w:val="000000"/>
                    <w:sz w:val="19"/>
                    <w:szCs w:val="19"/>
                  </w:rPr>
                </w:rPrChange>
              </w:rPr>
              <w:t xml:space="preserve"> </w:t>
            </w:r>
            <w:proofErr w:type="spellStart"/>
            <w:r w:rsidRPr="00571E7A">
              <w:rPr>
                <w:szCs w:val="24"/>
                <w:rPrChange w:id="1164" w:author="Anzalna Saeed" w:date="2026-09-27T22:14:00Z" w16du:dateUtc="2026-09-27T17:14:00Z">
                  <w:rPr>
                    <w:rFonts w:cs="Times New Roman"/>
                    <w:color w:val="000000"/>
                    <w:sz w:val="19"/>
                    <w:szCs w:val="19"/>
                  </w:rPr>
                </w:rPrChange>
              </w:rPr>
              <w:t>نہ</w:t>
            </w:r>
            <w:r w:rsidRPr="00571E7A">
              <w:rPr>
                <w:rFonts w:hint="cs"/>
                <w:szCs w:val="24"/>
                <w:rPrChange w:id="1165" w:author="Anzalna Saeed" w:date="2026-09-27T22:14:00Z" w16du:dateUtc="2026-09-27T17:14:00Z">
                  <w:rPr>
                    <w:rFonts w:cs="Times New Roman" w:hint="cs"/>
                    <w:color w:val="000000"/>
                    <w:sz w:val="19"/>
                    <w:szCs w:val="19"/>
                  </w:rPr>
                </w:rPrChange>
              </w:rPr>
              <w:t>ی</w:t>
            </w:r>
            <w:r w:rsidRPr="00571E7A">
              <w:rPr>
                <w:rFonts w:hint="eastAsia"/>
                <w:szCs w:val="24"/>
                <w:rPrChange w:id="1166" w:author="Anzalna Saeed" w:date="2026-09-27T22:14:00Z" w16du:dateUtc="2026-09-27T17:14:00Z">
                  <w:rPr>
                    <w:rFonts w:cs="Times New Roman" w:hint="eastAsia"/>
                    <w:color w:val="000000"/>
                    <w:sz w:val="19"/>
                    <w:szCs w:val="19"/>
                  </w:rPr>
                </w:rPrChange>
              </w:rPr>
              <w:t>ںآئ</w:t>
            </w:r>
            <w:r w:rsidRPr="00571E7A">
              <w:rPr>
                <w:rFonts w:hint="cs"/>
                <w:szCs w:val="24"/>
                <w:rPrChange w:id="1167" w:author="Anzalna Saeed" w:date="2026-09-27T22:14:00Z" w16du:dateUtc="2026-09-27T17:14:00Z">
                  <w:rPr>
                    <w:rFonts w:cs="Times New Roman" w:hint="cs"/>
                    <w:color w:val="000000"/>
                    <w:sz w:val="19"/>
                    <w:szCs w:val="19"/>
                  </w:rPr>
                </w:rPrChange>
              </w:rPr>
              <w:t>ی</w:t>
            </w:r>
            <w:proofErr w:type="spellEnd"/>
            <w:r w:rsidRPr="00571E7A">
              <w:rPr>
                <w:szCs w:val="24"/>
                <w:rPrChange w:id="1168" w:author="Anzalna Saeed" w:date="2026-09-27T22:14:00Z" w16du:dateUtc="2026-09-27T17:14:00Z">
                  <w:rPr>
                    <w:rFonts w:cs="Times New Roman"/>
                    <w:color w:val="000000"/>
                    <w:sz w:val="19"/>
                    <w:szCs w:val="19"/>
                  </w:rPr>
                </w:rPrChange>
              </w:rPr>
              <w:t>”</w:t>
            </w:r>
          </w:p>
        </w:tc>
        <w:tc>
          <w:tcPr>
            <w:tcW w:w="1440" w:type="dxa"/>
            <w:shd w:val="clear" w:color="auto" w:fill="F5F9FA"/>
            <w:tcMar>
              <w:top w:w="80" w:type="dxa"/>
              <w:left w:w="100" w:type="dxa"/>
              <w:bottom w:w="80" w:type="dxa"/>
              <w:right w:w="100" w:type="dxa"/>
            </w:tcMar>
            <w:vAlign w:val="center"/>
            <w:tcPrChange w:id="1169" w:author="Anzalna Saeed" w:date="2026-09-27T22:26:00Z" w16du:dateUtc="2026-09-27T17:26:00Z">
              <w:tcPr>
                <w:tcW w:w="1500" w:type="dxa"/>
                <w:gridSpan w:val="2"/>
                <w:shd w:val="clear" w:color="auto" w:fill="F5F9FA"/>
                <w:tcMar>
                  <w:top w:w="80" w:type="dxa"/>
                  <w:left w:w="100" w:type="dxa"/>
                  <w:bottom w:w="80" w:type="dxa"/>
                  <w:right w:w="100" w:type="dxa"/>
                </w:tcMar>
                <w:vAlign w:val="center"/>
              </w:tcPr>
            </w:tcPrChange>
          </w:tcPr>
          <w:p w14:paraId="4B143ED9" w14:textId="77777777" w:rsidR="00B02477" w:rsidRPr="00571E7A" w:rsidRDefault="00000000" w:rsidP="00870BA1">
            <w:pPr>
              <w:rPr>
                <w:szCs w:val="24"/>
              </w:rPr>
            </w:pPr>
            <w:r w:rsidRPr="00571E7A">
              <w:rPr>
                <w:szCs w:val="24"/>
                <w:rPrChange w:id="1170" w:author="Anzalna Saeed" w:date="2026-09-27T22:14:00Z" w16du:dateUtc="2026-09-27T17:14:00Z">
                  <w:rPr>
                    <w:rFonts w:cs="Times New Roman"/>
                    <w:color w:val="000000"/>
                    <w:sz w:val="19"/>
                    <w:szCs w:val="19"/>
                  </w:rPr>
                </w:rPrChange>
              </w:rPr>
              <w:t>Code-mixed / jargon</w:t>
            </w:r>
          </w:p>
        </w:tc>
        <w:tc>
          <w:tcPr>
            <w:tcW w:w="4050" w:type="dxa"/>
            <w:shd w:val="clear" w:color="auto" w:fill="F5F9FA"/>
            <w:tcMar>
              <w:top w:w="80" w:type="dxa"/>
              <w:left w:w="100" w:type="dxa"/>
              <w:bottom w:w="80" w:type="dxa"/>
              <w:right w:w="100" w:type="dxa"/>
            </w:tcMar>
            <w:vAlign w:val="center"/>
            <w:tcPrChange w:id="1171" w:author="Anzalna Saeed" w:date="2026-09-27T22:26:00Z" w16du:dateUtc="2026-09-27T17:26:00Z">
              <w:tcPr>
                <w:tcW w:w="3260" w:type="dxa"/>
                <w:shd w:val="clear" w:color="auto" w:fill="F5F9FA"/>
                <w:tcMar>
                  <w:top w:w="80" w:type="dxa"/>
                  <w:left w:w="100" w:type="dxa"/>
                  <w:bottom w:w="80" w:type="dxa"/>
                  <w:right w:w="100" w:type="dxa"/>
                </w:tcMar>
                <w:vAlign w:val="center"/>
              </w:tcPr>
            </w:tcPrChange>
          </w:tcPr>
          <w:p w14:paraId="62BBD921" w14:textId="77777777" w:rsidR="00B02477" w:rsidRPr="00571E7A" w:rsidRDefault="00000000" w:rsidP="00870BA1">
            <w:pPr>
              <w:rPr>
                <w:szCs w:val="24"/>
              </w:rPr>
            </w:pPr>
            <w:r w:rsidRPr="00571E7A">
              <w:rPr>
                <w:szCs w:val="24"/>
                <w:rPrChange w:id="1172" w:author="Anzalna Saeed" w:date="2026-09-27T22:14:00Z" w16du:dateUtc="2026-09-27T17:14:00Z">
                  <w:rPr>
                    <w:rFonts w:cs="Times New Roman"/>
                    <w:color w:val="000000"/>
                    <w:sz w:val="19"/>
                    <w:szCs w:val="19"/>
                  </w:rPr>
                </w:rPrChange>
              </w:rPr>
              <w:t>“API” and “response” preserved as technical terms in the English output rather than being phonetically mistranslated.</w:t>
            </w:r>
          </w:p>
        </w:tc>
      </w:tr>
      <w:tr w:rsidR="00B02477" w:rsidRPr="00571E7A" w14:paraId="297CFD5C" w14:textId="77777777" w:rsidTr="00530E52">
        <w:trPr>
          <w:trPrChange w:id="1173" w:author="Anzalna Saeed" w:date="2026-09-27T22:26:00Z" w16du:dateUtc="2026-09-27T17:26:00Z">
            <w:trPr>
              <w:gridAfter w:val="0"/>
            </w:trPr>
          </w:trPrChange>
        </w:trPr>
        <w:tc>
          <w:tcPr>
            <w:tcW w:w="691" w:type="dxa"/>
            <w:tcMar>
              <w:top w:w="80" w:type="dxa"/>
              <w:left w:w="100" w:type="dxa"/>
              <w:bottom w:w="80" w:type="dxa"/>
              <w:right w:w="100" w:type="dxa"/>
            </w:tcMar>
            <w:vAlign w:val="center"/>
            <w:tcPrChange w:id="1174" w:author="Anzalna Saeed" w:date="2026-09-27T22:26:00Z" w16du:dateUtc="2026-09-27T17:26:00Z">
              <w:tcPr>
                <w:tcW w:w="700" w:type="dxa"/>
                <w:tcMar>
                  <w:top w:w="80" w:type="dxa"/>
                  <w:left w:w="100" w:type="dxa"/>
                  <w:bottom w:w="80" w:type="dxa"/>
                  <w:right w:w="100" w:type="dxa"/>
                </w:tcMar>
                <w:vAlign w:val="center"/>
              </w:tcPr>
            </w:tcPrChange>
          </w:tcPr>
          <w:p w14:paraId="352660C2" w14:textId="77777777" w:rsidR="00B02477" w:rsidRPr="00571E7A" w:rsidRDefault="00000000" w:rsidP="00870BA1">
            <w:pPr>
              <w:rPr>
                <w:szCs w:val="24"/>
              </w:rPr>
            </w:pPr>
            <w:r w:rsidRPr="00571E7A">
              <w:rPr>
                <w:szCs w:val="24"/>
                <w:rPrChange w:id="1175" w:author="Anzalna Saeed" w:date="2026-09-27T22:14:00Z" w16du:dateUtc="2026-09-27T17:14:00Z">
                  <w:rPr>
                    <w:rFonts w:cs="Times New Roman"/>
                    <w:color w:val="000000"/>
                    <w:sz w:val="19"/>
                    <w:szCs w:val="19"/>
                  </w:rPr>
                </w:rPrChange>
              </w:rPr>
              <w:t>TC-03</w:t>
            </w:r>
          </w:p>
        </w:tc>
        <w:tc>
          <w:tcPr>
            <w:tcW w:w="1254" w:type="dxa"/>
            <w:tcMar>
              <w:top w:w="80" w:type="dxa"/>
              <w:left w:w="100" w:type="dxa"/>
              <w:bottom w:w="80" w:type="dxa"/>
              <w:right w:w="100" w:type="dxa"/>
            </w:tcMar>
            <w:vAlign w:val="center"/>
            <w:tcPrChange w:id="1176" w:author="Anzalna Saeed" w:date="2026-09-27T22:26:00Z" w16du:dateUtc="2026-09-27T17:26:00Z">
              <w:tcPr>
                <w:tcW w:w="1000" w:type="dxa"/>
                <w:tcMar>
                  <w:top w:w="80" w:type="dxa"/>
                  <w:left w:w="100" w:type="dxa"/>
                  <w:bottom w:w="80" w:type="dxa"/>
                  <w:right w:w="100" w:type="dxa"/>
                </w:tcMar>
                <w:vAlign w:val="center"/>
              </w:tcPr>
            </w:tcPrChange>
          </w:tcPr>
          <w:p w14:paraId="1C5AD3BC" w14:textId="77777777" w:rsidR="00B02477" w:rsidRPr="00571E7A" w:rsidRDefault="00000000" w:rsidP="00870BA1">
            <w:pPr>
              <w:rPr>
                <w:szCs w:val="24"/>
              </w:rPr>
            </w:pPr>
            <w:r w:rsidRPr="00571E7A">
              <w:rPr>
                <w:szCs w:val="24"/>
                <w:rPrChange w:id="1177" w:author="Anzalna Saeed" w:date="2026-09-27T22:14:00Z" w16du:dateUtc="2026-09-27T17:14:00Z">
                  <w:rPr>
                    <w:rFonts w:cs="Times New Roman"/>
                    <w:color w:val="000000"/>
                    <w:sz w:val="19"/>
                    <w:szCs w:val="19"/>
                  </w:rPr>
                </w:rPrChange>
              </w:rPr>
              <w:t xml:space="preserve">Roman </w:t>
            </w:r>
            <w:proofErr w:type="spellStart"/>
            <w:r w:rsidRPr="00571E7A">
              <w:rPr>
                <w:szCs w:val="24"/>
                <w:rPrChange w:id="1178" w:author="Anzalna Saeed" w:date="2026-09-27T22:14:00Z" w16du:dateUtc="2026-09-27T17:14:00Z">
                  <w:rPr>
                    <w:rFonts w:cs="Times New Roman"/>
                    <w:color w:val="000000"/>
                    <w:sz w:val="19"/>
                    <w:szCs w:val="19"/>
                  </w:rPr>
                </w:rPrChange>
              </w:rPr>
              <w:t>Urdu→EN</w:t>
            </w:r>
            <w:proofErr w:type="spellEnd"/>
          </w:p>
        </w:tc>
        <w:tc>
          <w:tcPr>
            <w:tcW w:w="2100" w:type="dxa"/>
            <w:tcMar>
              <w:top w:w="80" w:type="dxa"/>
              <w:left w:w="100" w:type="dxa"/>
              <w:bottom w:w="80" w:type="dxa"/>
              <w:right w:w="100" w:type="dxa"/>
            </w:tcMar>
            <w:vAlign w:val="center"/>
            <w:tcPrChange w:id="1179" w:author="Anzalna Saeed" w:date="2026-09-27T22:26:00Z" w16du:dateUtc="2026-09-27T17:26:00Z">
              <w:tcPr>
                <w:tcW w:w="2900" w:type="dxa"/>
                <w:gridSpan w:val="2"/>
                <w:tcMar>
                  <w:top w:w="80" w:type="dxa"/>
                  <w:left w:w="100" w:type="dxa"/>
                  <w:bottom w:w="80" w:type="dxa"/>
                  <w:right w:w="100" w:type="dxa"/>
                </w:tcMar>
                <w:vAlign w:val="center"/>
              </w:tcPr>
            </w:tcPrChange>
          </w:tcPr>
          <w:p w14:paraId="6379A44B" w14:textId="77777777" w:rsidR="00B02477" w:rsidRPr="00571E7A" w:rsidRDefault="00000000" w:rsidP="00870BA1">
            <w:pPr>
              <w:rPr>
                <w:szCs w:val="24"/>
              </w:rPr>
            </w:pPr>
            <w:r w:rsidRPr="00571E7A">
              <w:rPr>
                <w:szCs w:val="24"/>
                <w:rPrChange w:id="1180" w:author="Anzalna Saeed" w:date="2026-09-27T22:14:00Z" w16du:dateUtc="2026-09-27T17:14:00Z">
                  <w:rPr>
                    <w:rFonts w:cs="Times New Roman"/>
                    <w:color w:val="000000"/>
                    <w:sz w:val="19"/>
                    <w:szCs w:val="19"/>
                  </w:rPr>
                </w:rPrChange>
              </w:rPr>
              <w:t>“</w:t>
            </w:r>
            <w:proofErr w:type="spellStart"/>
            <w:proofErr w:type="gramStart"/>
            <w:r w:rsidRPr="00571E7A">
              <w:rPr>
                <w:szCs w:val="24"/>
                <w:rPrChange w:id="1181" w:author="Anzalna Saeed" w:date="2026-09-27T22:14:00Z" w16du:dateUtc="2026-09-27T17:14:00Z">
                  <w:rPr>
                    <w:rFonts w:cs="Times New Roman"/>
                    <w:color w:val="000000"/>
                    <w:sz w:val="19"/>
                    <w:szCs w:val="19"/>
                  </w:rPr>
                </w:rPrChange>
              </w:rPr>
              <w:t>mjy</w:t>
            </w:r>
            <w:proofErr w:type="spellEnd"/>
            <w:proofErr w:type="gramEnd"/>
            <w:r w:rsidRPr="00571E7A">
              <w:rPr>
                <w:szCs w:val="24"/>
                <w:rPrChange w:id="1182" w:author="Anzalna Saeed" w:date="2026-09-27T22:14:00Z" w16du:dateUtc="2026-09-27T17:14:00Z">
                  <w:rPr>
                    <w:rFonts w:cs="Times New Roman"/>
                    <w:color w:val="000000"/>
                    <w:sz w:val="19"/>
                    <w:szCs w:val="19"/>
                  </w:rPr>
                </w:rPrChange>
              </w:rPr>
              <w:t xml:space="preserve"> is ka reply chahiye asap pls”</w:t>
            </w:r>
          </w:p>
        </w:tc>
        <w:tc>
          <w:tcPr>
            <w:tcW w:w="1440" w:type="dxa"/>
            <w:tcMar>
              <w:top w:w="80" w:type="dxa"/>
              <w:left w:w="100" w:type="dxa"/>
              <w:bottom w:w="80" w:type="dxa"/>
              <w:right w:w="100" w:type="dxa"/>
            </w:tcMar>
            <w:vAlign w:val="center"/>
            <w:tcPrChange w:id="1183" w:author="Anzalna Saeed" w:date="2026-09-27T22:26:00Z" w16du:dateUtc="2026-09-27T17:26:00Z">
              <w:tcPr>
                <w:tcW w:w="1500" w:type="dxa"/>
                <w:gridSpan w:val="2"/>
                <w:tcMar>
                  <w:top w:w="80" w:type="dxa"/>
                  <w:left w:w="100" w:type="dxa"/>
                  <w:bottom w:w="80" w:type="dxa"/>
                  <w:right w:w="100" w:type="dxa"/>
                </w:tcMar>
                <w:vAlign w:val="center"/>
              </w:tcPr>
            </w:tcPrChange>
          </w:tcPr>
          <w:p w14:paraId="4CA0B8A6" w14:textId="77777777" w:rsidR="00B02477" w:rsidRPr="00571E7A" w:rsidRDefault="00000000" w:rsidP="00870BA1">
            <w:pPr>
              <w:rPr>
                <w:szCs w:val="24"/>
              </w:rPr>
            </w:pPr>
            <w:r w:rsidRPr="00571E7A">
              <w:rPr>
                <w:szCs w:val="24"/>
                <w:rPrChange w:id="1184" w:author="Anzalna Saeed" w:date="2026-09-27T22:14:00Z" w16du:dateUtc="2026-09-27T17:14:00Z">
                  <w:rPr>
                    <w:rFonts w:cs="Times New Roman"/>
                    <w:color w:val="000000"/>
                    <w:sz w:val="19"/>
                    <w:szCs w:val="19"/>
                  </w:rPr>
                </w:rPrChange>
              </w:rPr>
              <w:t>Short form + typo</w:t>
            </w:r>
          </w:p>
        </w:tc>
        <w:tc>
          <w:tcPr>
            <w:tcW w:w="4050" w:type="dxa"/>
            <w:tcMar>
              <w:top w:w="80" w:type="dxa"/>
              <w:left w:w="100" w:type="dxa"/>
              <w:bottom w:w="80" w:type="dxa"/>
              <w:right w:w="100" w:type="dxa"/>
            </w:tcMar>
            <w:vAlign w:val="center"/>
            <w:tcPrChange w:id="1185" w:author="Anzalna Saeed" w:date="2026-09-27T22:26:00Z" w16du:dateUtc="2026-09-27T17:26:00Z">
              <w:tcPr>
                <w:tcW w:w="3260" w:type="dxa"/>
                <w:tcMar>
                  <w:top w:w="80" w:type="dxa"/>
                  <w:left w:w="100" w:type="dxa"/>
                  <w:bottom w:w="80" w:type="dxa"/>
                  <w:right w:w="100" w:type="dxa"/>
                </w:tcMar>
                <w:vAlign w:val="center"/>
              </w:tcPr>
            </w:tcPrChange>
          </w:tcPr>
          <w:p w14:paraId="4CD88541" w14:textId="77777777" w:rsidR="00B02477" w:rsidRPr="00571E7A" w:rsidRDefault="00000000" w:rsidP="00870BA1">
            <w:pPr>
              <w:rPr>
                <w:szCs w:val="24"/>
              </w:rPr>
            </w:pPr>
            <w:r w:rsidRPr="00571E7A">
              <w:rPr>
                <w:szCs w:val="24"/>
                <w:rPrChange w:id="1186" w:author="Anzalna Saeed" w:date="2026-09-27T22:14:00Z" w16du:dateUtc="2026-09-27T17:14:00Z">
                  <w:rPr>
                    <w:rFonts w:cs="Times New Roman"/>
                    <w:color w:val="000000"/>
                    <w:sz w:val="19"/>
                    <w:szCs w:val="19"/>
                  </w:rPr>
                </w:rPrChange>
              </w:rPr>
              <w:t>Correctly expands “</w:t>
            </w:r>
            <w:proofErr w:type="spellStart"/>
            <w:proofErr w:type="gramStart"/>
            <w:r w:rsidRPr="00571E7A">
              <w:rPr>
                <w:szCs w:val="24"/>
                <w:rPrChange w:id="1187" w:author="Anzalna Saeed" w:date="2026-09-27T22:14:00Z" w16du:dateUtc="2026-09-27T17:14:00Z">
                  <w:rPr>
                    <w:rFonts w:cs="Times New Roman"/>
                    <w:color w:val="000000"/>
                    <w:sz w:val="19"/>
                    <w:szCs w:val="19"/>
                  </w:rPr>
                </w:rPrChange>
              </w:rPr>
              <w:t>mjy</w:t>
            </w:r>
            <w:proofErr w:type="spellEnd"/>
            <w:r w:rsidRPr="00571E7A">
              <w:rPr>
                <w:szCs w:val="24"/>
                <w:rPrChange w:id="1188" w:author="Anzalna Saeed" w:date="2026-09-27T22:14:00Z" w16du:dateUtc="2026-09-27T17:14:00Z">
                  <w:rPr>
                    <w:rFonts w:cs="Times New Roman"/>
                    <w:color w:val="000000"/>
                    <w:sz w:val="19"/>
                    <w:szCs w:val="19"/>
                  </w:rPr>
                </w:rPrChange>
              </w:rPr>
              <w:t>”→</w:t>
            </w:r>
            <w:proofErr w:type="gramEnd"/>
            <w:r w:rsidRPr="00571E7A">
              <w:rPr>
                <w:szCs w:val="24"/>
                <w:rPrChange w:id="1189" w:author="Anzalna Saeed" w:date="2026-09-27T22:14:00Z" w16du:dateUtc="2026-09-27T17:14:00Z">
                  <w:rPr>
                    <w:rFonts w:cs="Times New Roman"/>
                    <w:color w:val="000000"/>
                    <w:sz w:val="19"/>
                    <w:szCs w:val="19"/>
                  </w:rPr>
                </w:rPrChange>
              </w:rPr>
              <w:t>“mujhe/I”, “</w:t>
            </w:r>
            <w:proofErr w:type="spellStart"/>
            <w:proofErr w:type="gramStart"/>
            <w:r w:rsidRPr="00571E7A">
              <w:rPr>
                <w:szCs w:val="24"/>
                <w:rPrChange w:id="1190" w:author="Anzalna Saeed" w:date="2026-09-27T22:14:00Z" w16du:dateUtc="2026-09-27T17:14:00Z">
                  <w:rPr>
                    <w:rFonts w:cs="Times New Roman"/>
                    <w:color w:val="000000"/>
                    <w:sz w:val="19"/>
                    <w:szCs w:val="19"/>
                  </w:rPr>
                </w:rPrChange>
              </w:rPr>
              <w:t>asap”→</w:t>
            </w:r>
            <w:proofErr w:type="gramEnd"/>
            <w:r w:rsidRPr="00571E7A">
              <w:rPr>
                <w:szCs w:val="24"/>
                <w:rPrChange w:id="1191" w:author="Anzalna Saeed" w:date="2026-09-27T22:14:00Z" w16du:dateUtc="2026-09-27T17:14:00Z">
                  <w:rPr>
                    <w:rFonts w:cs="Times New Roman"/>
                    <w:color w:val="000000"/>
                    <w:sz w:val="19"/>
                    <w:szCs w:val="19"/>
                  </w:rPr>
                </w:rPrChange>
              </w:rPr>
              <w:t>“as</w:t>
            </w:r>
            <w:proofErr w:type="spellEnd"/>
            <w:r w:rsidRPr="00571E7A">
              <w:rPr>
                <w:szCs w:val="24"/>
                <w:rPrChange w:id="1192" w:author="Anzalna Saeed" w:date="2026-09-27T22:14:00Z" w16du:dateUtc="2026-09-27T17:14:00Z">
                  <w:rPr>
                    <w:rFonts w:cs="Times New Roman"/>
                    <w:color w:val="000000"/>
                    <w:sz w:val="19"/>
                    <w:szCs w:val="19"/>
                  </w:rPr>
                </w:rPrChange>
              </w:rPr>
              <w:t xml:space="preserve"> soon as possible,” </w:t>
            </w:r>
            <w:r w:rsidRPr="00571E7A">
              <w:rPr>
                <w:szCs w:val="24"/>
                <w:rPrChange w:id="1193" w:author="Anzalna Saeed" w:date="2026-09-27T22:14:00Z" w16du:dateUtc="2026-09-27T17:14:00Z">
                  <w:rPr>
                    <w:rFonts w:cs="Times New Roman"/>
                    <w:color w:val="000000"/>
                    <w:sz w:val="19"/>
                    <w:szCs w:val="19"/>
                  </w:rPr>
                </w:rPrChange>
              </w:rPr>
              <w:lastRenderedPageBreak/>
              <w:t>“</w:t>
            </w:r>
            <w:proofErr w:type="spellStart"/>
            <w:proofErr w:type="gramStart"/>
            <w:r w:rsidRPr="00571E7A">
              <w:rPr>
                <w:szCs w:val="24"/>
                <w:rPrChange w:id="1194" w:author="Anzalna Saeed" w:date="2026-09-27T22:14:00Z" w16du:dateUtc="2026-09-27T17:14:00Z">
                  <w:rPr>
                    <w:rFonts w:cs="Times New Roman"/>
                    <w:color w:val="000000"/>
                    <w:sz w:val="19"/>
                    <w:szCs w:val="19"/>
                  </w:rPr>
                </w:rPrChange>
              </w:rPr>
              <w:t>pls”→</w:t>
            </w:r>
            <w:proofErr w:type="gramEnd"/>
            <w:r w:rsidRPr="00571E7A">
              <w:rPr>
                <w:szCs w:val="24"/>
                <w:rPrChange w:id="1195" w:author="Anzalna Saeed" w:date="2026-09-27T22:14:00Z" w16du:dateUtc="2026-09-27T17:14:00Z">
                  <w:rPr>
                    <w:rFonts w:cs="Times New Roman"/>
                    <w:color w:val="000000"/>
                    <w:sz w:val="19"/>
                    <w:szCs w:val="19"/>
                  </w:rPr>
                </w:rPrChange>
              </w:rPr>
              <w:t>“please</w:t>
            </w:r>
            <w:proofErr w:type="spellEnd"/>
            <w:r w:rsidRPr="00571E7A">
              <w:rPr>
                <w:szCs w:val="24"/>
                <w:rPrChange w:id="1196" w:author="Anzalna Saeed" w:date="2026-09-27T22:14:00Z" w16du:dateUtc="2026-09-27T17:14:00Z">
                  <w:rPr>
                    <w:rFonts w:cs="Times New Roman"/>
                    <w:color w:val="000000"/>
                    <w:sz w:val="19"/>
                    <w:szCs w:val="19"/>
                  </w:rPr>
                </w:rPrChange>
              </w:rPr>
              <w:t>”, output: fluent English request for a reply.</w:t>
            </w:r>
          </w:p>
        </w:tc>
      </w:tr>
      <w:tr w:rsidR="00B02477" w:rsidRPr="00571E7A" w14:paraId="1137DEF8" w14:textId="77777777" w:rsidTr="00530E52">
        <w:trPr>
          <w:trPrChange w:id="1197" w:author="Anzalna Saeed" w:date="2026-09-27T22:26:00Z" w16du:dateUtc="2026-09-27T17:26:00Z">
            <w:trPr>
              <w:gridAfter w:val="0"/>
            </w:trPr>
          </w:trPrChange>
        </w:trPr>
        <w:tc>
          <w:tcPr>
            <w:tcW w:w="691" w:type="dxa"/>
            <w:shd w:val="clear" w:color="auto" w:fill="F5F9FA"/>
            <w:tcMar>
              <w:top w:w="80" w:type="dxa"/>
              <w:left w:w="100" w:type="dxa"/>
              <w:bottom w:w="80" w:type="dxa"/>
              <w:right w:w="100" w:type="dxa"/>
            </w:tcMar>
            <w:vAlign w:val="center"/>
            <w:tcPrChange w:id="1198" w:author="Anzalna Saeed" w:date="2026-09-27T22:26:00Z" w16du:dateUtc="2026-09-27T17:26:00Z">
              <w:tcPr>
                <w:tcW w:w="700" w:type="dxa"/>
                <w:shd w:val="clear" w:color="auto" w:fill="F5F9FA"/>
                <w:tcMar>
                  <w:top w:w="80" w:type="dxa"/>
                  <w:left w:w="100" w:type="dxa"/>
                  <w:bottom w:w="80" w:type="dxa"/>
                  <w:right w:w="100" w:type="dxa"/>
                </w:tcMar>
                <w:vAlign w:val="center"/>
              </w:tcPr>
            </w:tcPrChange>
          </w:tcPr>
          <w:p w14:paraId="3B1077BB" w14:textId="77777777" w:rsidR="00B02477" w:rsidRPr="00571E7A" w:rsidRDefault="00000000" w:rsidP="00870BA1">
            <w:pPr>
              <w:rPr>
                <w:szCs w:val="24"/>
              </w:rPr>
            </w:pPr>
            <w:r w:rsidRPr="00571E7A">
              <w:rPr>
                <w:szCs w:val="24"/>
                <w:rPrChange w:id="1199" w:author="Anzalna Saeed" w:date="2026-09-27T22:14:00Z" w16du:dateUtc="2026-09-27T17:14:00Z">
                  <w:rPr>
                    <w:rFonts w:cs="Times New Roman"/>
                    <w:color w:val="000000"/>
                    <w:sz w:val="19"/>
                    <w:szCs w:val="19"/>
                  </w:rPr>
                </w:rPrChange>
              </w:rPr>
              <w:lastRenderedPageBreak/>
              <w:t>TC-04</w:t>
            </w:r>
          </w:p>
        </w:tc>
        <w:tc>
          <w:tcPr>
            <w:tcW w:w="1254" w:type="dxa"/>
            <w:shd w:val="clear" w:color="auto" w:fill="F5F9FA"/>
            <w:tcMar>
              <w:top w:w="80" w:type="dxa"/>
              <w:left w:w="100" w:type="dxa"/>
              <w:bottom w:w="80" w:type="dxa"/>
              <w:right w:w="100" w:type="dxa"/>
            </w:tcMar>
            <w:vAlign w:val="center"/>
            <w:tcPrChange w:id="1200" w:author="Anzalna Saeed" w:date="2026-09-27T22:26:00Z" w16du:dateUtc="2026-09-27T17:26:00Z">
              <w:tcPr>
                <w:tcW w:w="1000" w:type="dxa"/>
                <w:shd w:val="clear" w:color="auto" w:fill="F5F9FA"/>
                <w:tcMar>
                  <w:top w:w="80" w:type="dxa"/>
                  <w:left w:w="100" w:type="dxa"/>
                  <w:bottom w:w="80" w:type="dxa"/>
                  <w:right w:w="100" w:type="dxa"/>
                </w:tcMar>
                <w:vAlign w:val="center"/>
              </w:tcPr>
            </w:tcPrChange>
          </w:tcPr>
          <w:p w14:paraId="01CE1B73" w14:textId="77777777" w:rsidR="00B02477" w:rsidRPr="00571E7A" w:rsidRDefault="00000000" w:rsidP="00870BA1">
            <w:pPr>
              <w:rPr>
                <w:szCs w:val="24"/>
              </w:rPr>
            </w:pPr>
            <w:r w:rsidRPr="00571E7A">
              <w:rPr>
                <w:szCs w:val="24"/>
                <w:rPrChange w:id="1201" w:author="Anzalna Saeed" w:date="2026-09-27T22:14:00Z" w16du:dateUtc="2026-09-27T17:14:00Z">
                  <w:rPr>
                    <w:rFonts w:cs="Times New Roman"/>
                    <w:color w:val="000000"/>
                    <w:sz w:val="19"/>
                    <w:szCs w:val="19"/>
                  </w:rPr>
                </w:rPrChange>
              </w:rPr>
              <w:t>EN→UR</w:t>
            </w:r>
          </w:p>
        </w:tc>
        <w:tc>
          <w:tcPr>
            <w:tcW w:w="2100" w:type="dxa"/>
            <w:shd w:val="clear" w:color="auto" w:fill="F5F9FA"/>
            <w:tcMar>
              <w:top w:w="80" w:type="dxa"/>
              <w:left w:w="100" w:type="dxa"/>
              <w:bottom w:w="80" w:type="dxa"/>
              <w:right w:w="100" w:type="dxa"/>
            </w:tcMar>
            <w:vAlign w:val="center"/>
            <w:tcPrChange w:id="1202" w:author="Anzalna Saeed" w:date="2026-09-27T22:26:00Z" w16du:dateUtc="2026-09-27T17:26:00Z">
              <w:tcPr>
                <w:tcW w:w="2900" w:type="dxa"/>
                <w:gridSpan w:val="2"/>
                <w:shd w:val="clear" w:color="auto" w:fill="F5F9FA"/>
                <w:tcMar>
                  <w:top w:w="80" w:type="dxa"/>
                  <w:left w:w="100" w:type="dxa"/>
                  <w:bottom w:w="80" w:type="dxa"/>
                  <w:right w:w="100" w:type="dxa"/>
                </w:tcMar>
                <w:vAlign w:val="center"/>
              </w:tcPr>
            </w:tcPrChange>
          </w:tcPr>
          <w:p w14:paraId="5AFFCE70" w14:textId="77777777" w:rsidR="00B02477" w:rsidRPr="00571E7A" w:rsidRDefault="00000000" w:rsidP="00870BA1">
            <w:pPr>
              <w:rPr>
                <w:szCs w:val="24"/>
              </w:rPr>
            </w:pPr>
            <w:r w:rsidRPr="00571E7A">
              <w:rPr>
                <w:szCs w:val="24"/>
                <w:rPrChange w:id="1203" w:author="Anzalna Saeed" w:date="2026-09-27T22:14:00Z" w16du:dateUtc="2026-09-27T17:14:00Z">
                  <w:rPr>
                    <w:rFonts w:cs="Times New Roman"/>
                    <w:color w:val="000000"/>
                    <w:sz w:val="19"/>
                    <w:szCs w:val="19"/>
                  </w:rPr>
                </w:rPrChange>
              </w:rPr>
              <w:t>“</w:t>
            </w:r>
            <w:proofErr w:type="gramStart"/>
            <w:r w:rsidRPr="00571E7A">
              <w:rPr>
                <w:szCs w:val="24"/>
                <w:rPrChange w:id="1204" w:author="Anzalna Saeed" w:date="2026-09-27T22:14:00Z" w16du:dateUtc="2026-09-27T17:14:00Z">
                  <w:rPr>
                    <w:rFonts w:cs="Times New Roman"/>
                    <w:color w:val="000000"/>
                    <w:sz w:val="19"/>
                    <w:szCs w:val="19"/>
                  </w:rPr>
                </w:rPrChange>
              </w:rPr>
              <w:t>can</w:t>
            </w:r>
            <w:proofErr w:type="gramEnd"/>
            <w:r w:rsidRPr="00571E7A">
              <w:rPr>
                <w:szCs w:val="24"/>
                <w:rPrChange w:id="1205" w:author="Anzalna Saeed" w:date="2026-09-27T22:14:00Z" w16du:dateUtc="2026-09-27T17:14:00Z">
                  <w:rPr>
                    <w:rFonts w:cs="Times New Roman"/>
                    <w:color w:val="000000"/>
                    <w:sz w:val="19"/>
                    <w:szCs w:val="19"/>
                  </w:rPr>
                </w:rPrChange>
              </w:rPr>
              <w:t xml:space="preserve"> u </w:t>
            </w:r>
            <w:proofErr w:type="spellStart"/>
            <w:r w:rsidRPr="00571E7A">
              <w:rPr>
                <w:szCs w:val="24"/>
                <w:rPrChange w:id="1206" w:author="Anzalna Saeed" w:date="2026-09-27T22:14:00Z" w16du:dateUtc="2026-09-27T17:14:00Z">
                  <w:rPr>
                    <w:rFonts w:cs="Times New Roman"/>
                    <w:color w:val="000000"/>
                    <w:sz w:val="19"/>
                    <w:szCs w:val="19"/>
                  </w:rPr>
                </w:rPrChange>
              </w:rPr>
              <w:t>sen</w:t>
            </w:r>
            <w:proofErr w:type="spellEnd"/>
            <w:r w:rsidRPr="00571E7A">
              <w:rPr>
                <w:szCs w:val="24"/>
                <w:rPrChange w:id="1207" w:author="Anzalna Saeed" w:date="2026-09-27T22:14:00Z" w16du:dateUtc="2026-09-27T17:14:00Z">
                  <w:rPr>
                    <w:rFonts w:cs="Times New Roman"/>
                    <w:color w:val="000000"/>
                    <w:sz w:val="19"/>
                    <w:szCs w:val="19"/>
                  </w:rPr>
                </w:rPrChange>
              </w:rPr>
              <w:t xml:space="preserve"> the </w:t>
            </w:r>
            <w:proofErr w:type="spellStart"/>
            <w:r w:rsidRPr="00571E7A">
              <w:rPr>
                <w:szCs w:val="24"/>
                <w:rPrChange w:id="1208" w:author="Anzalna Saeed" w:date="2026-09-27T22:14:00Z" w16du:dateUtc="2026-09-27T17:14:00Z">
                  <w:rPr>
                    <w:rFonts w:cs="Times New Roman"/>
                    <w:color w:val="000000"/>
                    <w:sz w:val="19"/>
                    <w:szCs w:val="19"/>
                  </w:rPr>
                </w:rPrChange>
              </w:rPr>
              <w:t>fyl</w:t>
            </w:r>
            <w:proofErr w:type="spellEnd"/>
            <w:r w:rsidRPr="00571E7A">
              <w:rPr>
                <w:szCs w:val="24"/>
                <w:rPrChange w:id="1209" w:author="Anzalna Saeed" w:date="2026-09-27T22:14:00Z" w16du:dateUtc="2026-09-27T17:14:00Z">
                  <w:rPr>
                    <w:rFonts w:cs="Times New Roman"/>
                    <w:color w:val="000000"/>
                    <w:sz w:val="19"/>
                    <w:szCs w:val="19"/>
                  </w:rPr>
                </w:rPrChange>
              </w:rPr>
              <w:t xml:space="preserve"> by 2mrw” (typos + shorthand)</w:t>
            </w:r>
          </w:p>
        </w:tc>
        <w:tc>
          <w:tcPr>
            <w:tcW w:w="1440" w:type="dxa"/>
            <w:shd w:val="clear" w:color="auto" w:fill="F5F9FA"/>
            <w:tcMar>
              <w:top w:w="80" w:type="dxa"/>
              <w:left w:w="100" w:type="dxa"/>
              <w:bottom w:w="80" w:type="dxa"/>
              <w:right w:w="100" w:type="dxa"/>
            </w:tcMar>
            <w:vAlign w:val="center"/>
            <w:tcPrChange w:id="1210" w:author="Anzalna Saeed" w:date="2026-09-27T22:26:00Z" w16du:dateUtc="2026-09-27T17:26:00Z">
              <w:tcPr>
                <w:tcW w:w="1500" w:type="dxa"/>
                <w:gridSpan w:val="2"/>
                <w:shd w:val="clear" w:color="auto" w:fill="F5F9FA"/>
                <w:tcMar>
                  <w:top w:w="80" w:type="dxa"/>
                  <w:left w:w="100" w:type="dxa"/>
                  <w:bottom w:w="80" w:type="dxa"/>
                  <w:right w:w="100" w:type="dxa"/>
                </w:tcMar>
                <w:vAlign w:val="center"/>
              </w:tcPr>
            </w:tcPrChange>
          </w:tcPr>
          <w:p w14:paraId="229F795B" w14:textId="77777777" w:rsidR="00B02477" w:rsidRPr="00571E7A" w:rsidRDefault="00000000" w:rsidP="00870BA1">
            <w:pPr>
              <w:rPr>
                <w:szCs w:val="24"/>
              </w:rPr>
            </w:pPr>
            <w:r w:rsidRPr="00571E7A">
              <w:rPr>
                <w:szCs w:val="24"/>
                <w:rPrChange w:id="1211" w:author="Anzalna Saeed" w:date="2026-09-27T22:14:00Z" w16du:dateUtc="2026-09-27T17:14:00Z">
                  <w:rPr>
                    <w:rFonts w:cs="Times New Roman"/>
                    <w:color w:val="000000"/>
                    <w:sz w:val="19"/>
                    <w:szCs w:val="19"/>
                  </w:rPr>
                </w:rPrChange>
              </w:rPr>
              <w:t>Typo + short form</w:t>
            </w:r>
          </w:p>
        </w:tc>
        <w:tc>
          <w:tcPr>
            <w:tcW w:w="4050" w:type="dxa"/>
            <w:shd w:val="clear" w:color="auto" w:fill="F5F9FA"/>
            <w:tcMar>
              <w:top w:w="80" w:type="dxa"/>
              <w:left w:w="100" w:type="dxa"/>
              <w:bottom w:w="80" w:type="dxa"/>
              <w:right w:w="100" w:type="dxa"/>
            </w:tcMar>
            <w:vAlign w:val="center"/>
            <w:tcPrChange w:id="1212" w:author="Anzalna Saeed" w:date="2026-09-27T22:26:00Z" w16du:dateUtc="2026-09-27T17:26:00Z">
              <w:tcPr>
                <w:tcW w:w="3260" w:type="dxa"/>
                <w:shd w:val="clear" w:color="auto" w:fill="F5F9FA"/>
                <w:tcMar>
                  <w:top w:w="80" w:type="dxa"/>
                  <w:left w:w="100" w:type="dxa"/>
                  <w:bottom w:w="80" w:type="dxa"/>
                  <w:right w:w="100" w:type="dxa"/>
                </w:tcMar>
                <w:vAlign w:val="center"/>
              </w:tcPr>
            </w:tcPrChange>
          </w:tcPr>
          <w:p w14:paraId="5AFF5A4B" w14:textId="250D6A68" w:rsidR="00B02477" w:rsidRPr="00571E7A" w:rsidRDefault="00000000" w:rsidP="00870BA1">
            <w:pPr>
              <w:rPr>
                <w:szCs w:val="24"/>
              </w:rPr>
            </w:pPr>
            <w:r w:rsidRPr="00571E7A">
              <w:rPr>
                <w:szCs w:val="24"/>
                <w:rPrChange w:id="1213" w:author="Anzalna Saeed" w:date="2026-09-27T22:14:00Z" w16du:dateUtc="2026-09-27T17:14:00Z">
                  <w:rPr>
                    <w:rFonts w:cs="Times New Roman"/>
                    <w:color w:val="000000"/>
                    <w:sz w:val="19"/>
                    <w:szCs w:val="19"/>
                  </w:rPr>
                </w:rPrChange>
              </w:rPr>
              <w:t>Typos (“</w:t>
            </w:r>
            <w:proofErr w:type="spellStart"/>
            <w:proofErr w:type="gramStart"/>
            <w:r w:rsidRPr="00571E7A">
              <w:rPr>
                <w:szCs w:val="24"/>
                <w:rPrChange w:id="1214" w:author="Anzalna Saeed" w:date="2026-09-27T22:14:00Z" w16du:dateUtc="2026-09-27T17:14:00Z">
                  <w:rPr>
                    <w:rFonts w:cs="Times New Roman"/>
                    <w:color w:val="000000"/>
                    <w:sz w:val="19"/>
                    <w:szCs w:val="19"/>
                  </w:rPr>
                </w:rPrChange>
              </w:rPr>
              <w:t>sen</w:t>
            </w:r>
            <w:proofErr w:type="spellEnd"/>
            <w:r w:rsidRPr="00571E7A">
              <w:rPr>
                <w:szCs w:val="24"/>
                <w:rPrChange w:id="1215" w:author="Anzalna Saeed" w:date="2026-09-27T22:14:00Z" w16du:dateUtc="2026-09-27T17:14:00Z">
                  <w:rPr>
                    <w:rFonts w:cs="Times New Roman"/>
                    <w:color w:val="000000"/>
                    <w:sz w:val="19"/>
                    <w:szCs w:val="19"/>
                  </w:rPr>
                </w:rPrChange>
              </w:rPr>
              <w:t>”→</w:t>
            </w:r>
            <w:proofErr w:type="gramEnd"/>
            <w:r w:rsidRPr="00571E7A">
              <w:rPr>
                <w:szCs w:val="24"/>
                <w:rPrChange w:id="1216" w:author="Anzalna Saeed" w:date="2026-09-27T22:14:00Z" w16du:dateUtc="2026-09-27T17:14:00Z">
                  <w:rPr>
                    <w:rFonts w:cs="Times New Roman"/>
                    <w:color w:val="000000"/>
                    <w:sz w:val="19"/>
                    <w:szCs w:val="19"/>
                  </w:rPr>
                </w:rPrChange>
              </w:rPr>
              <w:t>send, “</w:t>
            </w:r>
            <w:proofErr w:type="spellStart"/>
            <w:proofErr w:type="gramStart"/>
            <w:r w:rsidRPr="00571E7A">
              <w:rPr>
                <w:szCs w:val="24"/>
                <w:rPrChange w:id="1217" w:author="Anzalna Saeed" w:date="2026-09-27T22:14:00Z" w16du:dateUtc="2026-09-27T17:14:00Z">
                  <w:rPr>
                    <w:rFonts w:cs="Times New Roman"/>
                    <w:color w:val="000000"/>
                    <w:sz w:val="19"/>
                    <w:szCs w:val="19"/>
                  </w:rPr>
                </w:rPrChange>
              </w:rPr>
              <w:t>fyl</w:t>
            </w:r>
            <w:proofErr w:type="spellEnd"/>
            <w:r w:rsidRPr="00571E7A">
              <w:rPr>
                <w:szCs w:val="24"/>
                <w:rPrChange w:id="1218" w:author="Anzalna Saeed" w:date="2026-09-27T22:14:00Z" w16du:dateUtc="2026-09-27T17:14:00Z">
                  <w:rPr>
                    <w:rFonts w:cs="Times New Roman"/>
                    <w:color w:val="000000"/>
                    <w:sz w:val="19"/>
                    <w:szCs w:val="19"/>
                  </w:rPr>
                </w:rPrChange>
              </w:rPr>
              <w:t>”→</w:t>
            </w:r>
            <w:proofErr w:type="gramEnd"/>
            <w:r w:rsidRPr="00571E7A">
              <w:rPr>
                <w:szCs w:val="24"/>
                <w:rPrChange w:id="1219" w:author="Anzalna Saeed" w:date="2026-09-27T22:14:00Z" w16du:dateUtc="2026-09-27T17:14:00Z">
                  <w:rPr>
                    <w:rFonts w:cs="Times New Roman"/>
                    <w:color w:val="000000"/>
                    <w:sz w:val="19"/>
                    <w:szCs w:val="19"/>
                  </w:rPr>
                </w:rPrChange>
              </w:rPr>
              <w:t>file, “2</w:t>
            </w:r>
            <w:proofErr w:type="gramStart"/>
            <w:r w:rsidRPr="00571E7A">
              <w:rPr>
                <w:szCs w:val="24"/>
                <w:rPrChange w:id="1220" w:author="Anzalna Saeed" w:date="2026-09-27T22:14:00Z" w16du:dateUtc="2026-09-27T17:14:00Z">
                  <w:rPr>
                    <w:rFonts w:cs="Times New Roman"/>
                    <w:color w:val="000000"/>
                    <w:sz w:val="19"/>
                    <w:szCs w:val="19"/>
                  </w:rPr>
                </w:rPrChange>
              </w:rPr>
              <w:t>mrw”→</w:t>
            </w:r>
            <w:proofErr w:type="gramEnd"/>
            <w:r w:rsidRPr="00571E7A">
              <w:rPr>
                <w:szCs w:val="24"/>
                <w:rPrChange w:id="1221" w:author="Anzalna Saeed" w:date="2026-09-27T22:14:00Z" w16du:dateUtc="2026-09-27T17:14:00Z">
                  <w:rPr>
                    <w:rFonts w:cs="Times New Roman"/>
                    <w:color w:val="000000"/>
                    <w:sz w:val="19"/>
                    <w:szCs w:val="19"/>
                  </w:rPr>
                </w:rPrChange>
              </w:rPr>
              <w:t>tomorrow) resolved before translation</w:t>
            </w:r>
            <w:del w:id="1222" w:author="Anzalna Saeed" w:date="2026-09-27T22:24:00Z" w16du:dateUtc="2026-09-27T17:24:00Z">
              <w:r w:rsidRPr="00571E7A" w:rsidDel="00530E52">
                <w:rPr>
                  <w:szCs w:val="24"/>
                  <w:rPrChange w:id="1223" w:author="Anzalna Saeed" w:date="2026-09-27T22:14:00Z" w16du:dateUtc="2026-09-27T17:14:00Z">
                    <w:rPr>
                      <w:rFonts w:cs="Times New Roman"/>
                      <w:color w:val="000000"/>
                      <w:sz w:val="19"/>
                      <w:szCs w:val="19"/>
                    </w:rPr>
                  </w:rPrChange>
                </w:rPr>
                <w:delText>; meaning preserved in Urdu output.</w:delText>
              </w:r>
            </w:del>
          </w:p>
        </w:tc>
      </w:tr>
      <w:tr w:rsidR="00B02477" w:rsidRPr="00571E7A" w14:paraId="11C0B8A6" w14:textId="77777777" w:rsidTr="00530E52">
        <w:trPr>
          <w:trPrChange w:id="1224" w:author="Anzalna Saeed" w:date="2026-09-27T22:26:00Z" w16du:dateUtc="2026-09-27T17:26:00Z">
            <w:trPr>
              <w:gridAfter w:val="0"/>
            </w:trPr>
          </w:trPrChange>
        </w:trPr>
        <w:tc>
          <w:tcPr>
            <w:tcW w:w="691" w:type="dxa"/>
            <w:tcMar>
              <w:top w:w="80" w:type="dxa"/>
              <w:left w:w="100" w:type="dxa"/>
              <w:bottom w:w="80" w:type="dxa"/>
              <w:right w:w="100" w:type="dxa"/>
            </w:tcMar>
            <w:vAlign w:val="center"/>
            <w:tcPrChange w:id="1225" w:author="Anzalna Saeed" w:date="2026-09-27T22:26:00Z" w16du:dateUtc="2026-09-27T17:26:00Z">
              <w:tcPr>
                <w:tcW w:w="700" w:type="dxa"/>
                <w:tcMar>
                  <w:top w:w="80" w:type="dxa"/>
                  <w:left w:w="100" w:type="dxa"/>
                  <w:bottom w:w="80" w:type="dxa"/>
                  <w:right w:w="100" w:type="dxa"/>
                </w:tcMar>
                <w:vAlign w:val="center"/>
              </w:tcPr>
            </w:tcPrChange>
          </w:tcPr>
          <w:p w14:paraId="27717CE7" w14:textId="77777777" w:rsidR="00B02477" w:rsidRPr="00571E7A" w:rsidRDefault="00000000" w:rsidP="00870BA1">
            <w:pPr>
              <w:rPr>
                <w:szCs w:val="24"/>
              </w:rPr>
            </w:pPr>
            <w:r w:rsidRPr="00571E7A">
              <w:rPr>
                <w:szCs w:val="24"/>
                <w:rPrChange w:id="1226" w:author="Anzalna Saeed" w:date="2026-09-27T22:14:00Z" w16du:dateUtc="2026-09-27T17:14:00Z">
                  <w:rPr>
                    <w:rFonts w:cs="Times New Roman"/>
                    <w:color w:val="000000"/>
                    <w:sz w:val="19"/>
                    <w:szCs w:val="19"/>
                  </w:rPr>
                </w:rPrChange>
              </w:rPr>
              <w:t>TC-05</w:t>
            </w:r>
          </w:p>
        </w:tc>
        <w:tc>
          <w:tcPr>
            <w:tcW w:w="1254" w:type="dxa"/>
            <w:tcMar>
              <w:top w:w="80" w:type="dxa"/>
              <w:left w:w="100" w:type="dxa"/>
              <w:bottom w:w="80" w:type="dxa"/>
              <w:right w:w="100" w:type="dxa"/>
            </w:tcMar>
            <w:vAlign w:val="center"/>
            <w:tcPrChange w:id="1227" w:author="Anzalna Saeed" w:date="2026-09-27T22:26:00Z" w16du:dateUtc="2026-09-27T17:26:00Z">
              <w:tcPr>
                <w:tcW w:w="1000" w:type="dxa"/>
                <w:tcMar>
                  <w:top w:w="80" w:type="dxa"/>
                  <w:left w:w="100" w:type="dxa"/>
                  <w:bottom w:w="80" w:type="dxa"/>
                  <w:right w:w="100" w:type="dxa"/>
                </w:tcMar>
                <w:vAlign w:val="center"/>
              </w:tcPr>
            </w:tcPrChange>
          </w:tcPr>
          <w:p w14:paraId="47D17539" w14:textId="77777777" w:rsidR="00B02477" w:rsidRPr="00571E7A" w:rsidRDefault="00000000" w:rsidP="00870BA1">
            <w:pPr>
              <w:rPr>
                <w:szCs w:val="24"/>
              </w:rPr>
            </w:pPr>
            <w:r w:rsidRPr="00571E7A">
              <w:rPr>
                <w:szCs w:val="24"/>
                <w:rPrChange w:id="1228" w:author="Anzalna Saeed" w:date="2026-09-27T22:14:00Z" w16du:dateUtc="2026-09-27T17:14:00Z">
                  <w:rPr>
                    <w:rFonts w:cs="Times New Roman"/>
                    <w:color w:val="000000"/>
                    <w:sz w:val="19"/>
                    <w:szCs w:val="19"/>
                  </w:rPr>
                </w:rPrChange>
              </w:rPr>
              <w:t>UR→EN</w:t>
            </w:r>
          </w:p>
        </w:tc>
        <w:tc>
          <w:tcPr>
            <w:tcW w:w="2100" w:type="dxa"/>
            <w:tcMar>
              <w:top w:w="80" w:type="dxa"/>
              <w:left w:w="100" w:type="dxa"/>
              <w:bottom w:w="80" w:type="dxa"/>
              <w:right w:w="100" w:type="dxa"/>
            </w:tcMar>
            <w:vAlign w:val="center"/>
            <w:tcPrChange w:id="1229" w:author="Anzalna Saeed" w:date="2026-09-27T22:26:00Z" w16du:dateUtc="2026-09-27T17:26:00Z">
              <w:tcPr>
                <w:tcW w:w="2900" w:type="dxa"/>
                <w:gridSpan w:val="2"/>
                <w:tcMar>
                  <w:top w:w="80" w:type="dxa"/>
                  <w:left w:w="100" w:type="dxa"/>
                  <w:bottom w:w="80" w:type="dxa"/>
                  <w:right w:w="100" w:type="dxa"/>
                </w:tcMar>
                <w:vAlign w:val="center"/>
              </w:tcPr>
            </w:tcPrChange>
          </w:tcPr>
          <w:p w14:paraId="498AD43D" w14:textId="77777777" w:rsidR="00B02477" w:rsidRPr="00571E7A" w:rsidRDefault="00000000" w:rsidP="00870BA1">
            <w:pPr>
              <w:rPr>
                <w:szCs w:val="24"/>
              </w:rPr>
            </w:pPr>
            <w:r w:rsidRPr="00571E7A">
              <w:rPr>
                <w:szCs w:val="24"/>
                <w:rPrChange w:id="1230" w:author="Anzalna Saeed" w:date="2026-09-27T22:14:00Z" w16du:dateUtc="2026-09-27T17:14:00Z">
                  <w:rPr>
                    <w:rFonts w:cs="Times New Roman"/>
                    <w:color w:val="000000"/>
                    <w:sz w:val="19"/>
                    <w:szCs w:val="19"/>
                  </w:rPr>
                </w:rPrChange>
              </w:rPr>
              <w:t>“</w:t>
            </w:r>
            <w:proofErr w:type="spellStart"/>
            <w:r w:rsidRPr="00571E7A">
              <w:rPr>
                <w:rFonts w:hint="cs"/>
                <w:szCs w:val="24"/>
                <w:rPrChange w:id="1231" w:author="Anzalna Saeed" w:date="2026-09-27T22:14:00Z" w16du:dateUtc="2026-09-27T17:14:00Z">
                  <w:rPr>
                    <w:rFonts w:cs="Times New Roman" w:hint="cs"/>
                    <w:color w:val="000000"/>
                    <w:sz w:val="19"/>
                    <w:szCs w:val="19"/>
                  </w:rPr>
                </w:rPrChange>
              </w:rPr>
              <w:t>ی</w:t>
            </w:r>
            <w:r w:rsidRPr="00571E7A">
              <w:rPr>
                <w:rFonts w:hint="eastAsia"/>
                <w:szCs w:val="24"/>
                <w:rPrChange w:id="1232" w:author="Anzalna Saeed" w:date="2026-09-27T22:14:00Z" w16du:dateUtc="2026-09-27T17:14:00Z">
                  <w:rPr>
                    <w:rFonts w:cs="Times New Roman" w:hint="eastAsia"/>
                    <w:color w:val="000000"/>
                    <w:sz w:val="19"/>
                    <w:szCs w:val="19"/>
                  </w:rPr>
                </w:rPrChange>
              </w:rPr>
              <w:t>ہ</w:t>
            </w:r>
            <w:proofErr w:type="spellEnd"/>
            <w:r w:rsidRPr="00571E7A">
              <w:rPr>
                <w:szCs w:val="24"/>
                <w:rPrChange w:id="1233" w:author="Anzalna Saeed" w:date="2026-09-27T22:14:00Z" w16du:dateUtc="2026-09-27T17:14:00Z">
                  <w:rPr>
                    <w:rFonts w:cs="Times New Roman"/>
                    <w:color w:val="000000"/>
                    <w:sz w:val="19"/>
                    <w:szCs w:val="19"/>
                  </w:rPr>
                </w:rPrChange>
              </w:rPr>
              <w:t xml:space="preserve"> bug production </w:t>
            </w:r>
            <w:proofErr w:type="spellStart"/>
            <w:r w:rsidRPr="00571E7A">
              <w:rPr>
                <w:szCs w:val="24"/>
                <w:rPrChange w:id="1234" w:author="Anzalna Saeed" w:date="2026-09-27T22:14:00Z" w16du:dateUtc="2026-09-27T17:14:00Z">
                  <w:rPr>
                    <w:rFonts w:cs="Times New Roman"/>
                    <w:color w:val="000000"/>
                    <w:sz w:val="19"/>
                    <w:szCs w:val="19"/>
                  </w:rPr>
                </w:rPrChange>
              </w:rPr>
              <w:t>م</w:t>
            </w:r>
            <w:r w:rsidRPr="00571E7A">
              <w:rPr>
                <w:rFonts w:hint="cs"/>
                <w:szCs w:val="24"/>
                <w:rPrChange w:id="1235" w:author="Anzalna Saeed" w:date="2026-09-27T22:14:00Z" w16du:dateUtc="2026-09-27T17:14:00Z">
                  <w:rPr>
                    <w:rFonts w:cs="Times New Roman" w:hint="cs"/>
                    <w:color w:val="000000"/>
                    <w:sz w:val="19"/>
                    <w:szCs w:val="19"/>
                  </w:rPr>
                </w:rPrChange>
              </w:rPr>
              <w:t>ی</w:t>
            </w:r>
            <w:r w:rsidRPr="00571E7A">
              <w:rPr>
                <w:rFonts w:hint="eastAsia"/>
                <w:szCs w:val="24"/>
                <w:rPrChange w:id="1236" w:author="Anzalna Saeed" w:date="2026-09-27T22:14:00Z" w16du:dateUtc="2026-09-27T17:14:00Z">
                  <w:rPr>
                    <w:rFonts w:cs="Times New Roman" w:hint="eastAsia"/>
                    <w:color w:val="000000"/>
                    <w:sz w:val="19"/>
                    <w:szCs w:val="19"/>
                  </w:rPr>
                </w:rPrChange>
              </w:rPr>
              <w:t>ں</w:t>
            </w:r>
            <w:proofErr w:type="spellEnd"/>
            <w:r w:rsidRPr="00571E7A">
              <w:rPr>
                <w:szCs w:val="24"/>
                <w:rPrChange w:id="1237" w:author="Anzalna Saeed" w:date="2026-09-27T22:14:00Z" w16du:dateUtc="2026-09-27T17:14:00Z">
                  <w:rPr>
                    <w:rFonts w:cs="Times New Roman"/>
                    <w:color w:val="000000"/>
                    <w:sz w:val="19"/>
                    <w:szCs w:val="19"/>
                  </w:rPr>
                </w:rPrChange>
              </w:rPr>
              <w:t xml:space="preserve"> ہے”</w:t>
            </w:r>
          </w:p>
        </w:tc>
        <w:tc>
          <w:tcPr>
            <w:tcW w:w="1440" w:type="dxa"/>
            <w:tcMar>
              <w:top w:w="80" w:type="dxa"/>
              <w:left w:w="100" w:type="dxa"/>
              <w:bottom w:w="80" w:type="dxa"/>
              <w:right w:w="100" w:type="dxa"/>
            </w:tcMar>
            <w:vAlign w:val="center"/>
            <w:tcPrChange w:id="1238" w:author="Anzalna Saeed" w:date="2026-09-27T22:26:00Z" w16du:dateUtc="2026-09-27T17:26:00Z">
              <w:tcPr>
                <w:tcW w:w="1500" w:type="dxa"/>
                <w:gridSpan w:val="2"/>
                <w:tcMar>
                  <w:top w:w="80" w:type="dxa"/>
                  <w:left w:w="100" w:type="dxa"/>
                  <w:bottom w:w="80" w:type="dxa"/>
                  <w:right w:w="100" w:type="dxa"/>
                </w:tcMar>
                <w:vAlign w:val="center"/>
              </w:tcPr>
            </w:tcPrChange>
          </w:tcPr>
          <w:p w14:paraId="6DFCFB67" w14:textId="77777777" w:rsidR="00B02477" w:rsidRPr="00571E7A" w:rsidRDefault="00000000" w:rsidP="00870BA1">
            <w:pPr>
              <w:rPr>
                <w:szCs w:val="24"/>
              </w:rPr>
            </w:pPr>
            <w:r w:rsidRPr="00571E7A">
              <w:rPr>
                <w:szCs w:val="24"/>
                <w:rPrChange w:id="1239" w:author="Anzalna Saeed" w:date="2026-09-27T22:14:00Z" w16du:dateUtc="2026-09-27T17:14:00Z">
                  <w:rPr>
                    <w:rFonts w:cs="Times New Roman"/>
                    <w:color w:val="000000"/>
                    <w:sz w:val="19"/>
                    <w:szCs w:val="19"/>
                  </w:rPr>
                </w:rPrChange>
              </w:rPr>
              <w:t>Technical / code-mixed</w:t>
            </w:r>
          </w:p>
        </w:tc>
        <w:tc>
          <w:tcPr>
            <w:tcW w:w="4050" w:type="dxa"/>
            <w:tcMar>
              <w:top w:w="80" w:type="dxa"/>
              <w:left w:w="100" w:type="dxa"/>
              <w:bottom w:w="80" w:type="dxa"/>
              <w:right w:w="100" w:type="dxa"/>
            </w:tcMar>
            <w:vAlign w:val="center"/>
            <w:tcPrChange w:id="1240" w:author="Anzalna Saeed" w:date="2026-09-27T22:26:00Z" w16du:dateUtc="2026-09-27T17:26:00Z">
              <w:tcPr>
                <w:tcW w:w="3260" w:type="dxa"/>
                <w:tcMar>
                  <w:top w:w="80" w:type="dxa"/>
                  <w:left w:w="100" w:type="dxa"/>
                  <w:bottom w:w="80" w:type="dxa"/>
                  <w:right w:w="100" w:type="dxa"/>
                </w:tcMar>
                <w:vAlign w:val="center"/>
              </w:tcPr>
            </w:tcPrChange>
          </w:tcPr>
          <w:p w14:paraId="1D45970E" w14:textId="77777777" w:rsidR="00B02477" w:rsidRPr="00571E7A" w:rsidRDefault="00000000" w:rsidP="00870BA1">
            <w:pPr>
              <w:rPr>
                <w:szCs w:val="24"/>
              </w:rPr>
            </w:pPr>
            <w:r w:rsidRPr="00571E7A">
              <w:rPr>
                <w:szCs w:val="24"/>
                <w:rPrChange w:id="1241" w:author="Anzalna Saeed" w:date="2026-09-27T22:14:00Z" w16du:dateUtc="2026-09-27T17:14:00Z">
                  <w:rPr>
                    <w:rFonts w:cs="Times New Roman"/>
                    <w:color w:val="000000"/>
                    <w:sz w:val="19"/>
                    <w:szCs w:val="19"/>
                  </w:rPr>
                </w:rPrChange>
              </w:rPr>
              <w:t>“bug” and “production” kept as-is (standard CS usage), output: “This bug is in production.”</w:t>
            </w:r>
          </w:p>
        </w:tc>
      </w:tr>
      <w:tr w:rsidR="00B02477" w:rsidRPr="00571E7A" w14:paraId="5C166865" w14:textId="77777777" w:rsidTr="00530E52">
        <w:trPr>
          <w:trPrChange w:id="1242" w:author="Anzalna Saeed" w:date="2026-09-27T22:26:00Z" w16du:dateUtc="2026-09-27T17:26:00Z">
            <w:trPr>
              <w:gridAfter w:val="0"/>
            </w:trPr>
          </w:trPrChange>
        </w:trPr>
        <w:tc>
          <w:tcPr>
            <w:tcW w:w="691" w:type="dxa"/>
            <w:shd w:val="clear" w:color="auto" w:fill="F5F9FA"/>
            <w:tcMar>
              <w:top w:w="80" w:type="dxa"/>
              <w:left w:w="100" w:type="dxa"/>
              <w:bottom w:w="80" w:type="dxa"/>
              <w:right w:w="100" w:type="dxa"/>
            </w:tcMar>
            <w:vAlign w:val="center"/>
            <w:tcPrChange w:id="1243" w:author="Anzalna Saeed" w:date="2026-09-27T22:26:00Z" w16du:dateUtc="2026-09-27T17:26:00Z">
              <w:tcPr>
                <w:tcW w:w="700" w:type="dxa"/>
                <w:shd w:val="clear" w:color="auto" w:fill="F5F9FA"/>
                <w:tcMar>
                  <w:top w:w="80" w:type="dxa"/>
                  <w:left w:w="100" w:type="dxa"/>
                  <w:bottom w:w="80" w:type="dxa"/>
                  <w:right w:w="100" w:type="dxa"/>
                </w:tcMar>
                <w:vAlign w:val="center"/>
              </w:tcPr>
            </w:tcPrChange>
          </w:tcPr>
          <w:p w14:paraId="29787380" w14:textId="77777777" w:rsidR="00B02477" w:rsidRPr="00571E7A" w:rsidRDefault="00000000" w:rsidP="00870BA1">
            <w:pPr>
              <w:rPr>
                <w:szCs w:val="24"/>
              </w:rPr>
            </w:pPr>
            <w:r w:rsidRPr="00571E7A">
              <w:rPr>
                <w:szCs w:val="24"/>
                <w:rPrChange w:id="1244" w:author="Anzalna Saeed" w:date="2026-09-27T22:14:00Z" w16du:dateUtc="2026-09-27T17:14:00Z">
                  <w:rPr>
                    <w:rFonts w:cs="Times New Roman"/>
                    <w:color w:val="000000"/>
                    <w:sz w:val="19"/>
                    <w:szCs w:val="19"/>
                  </w:rPr>
                </w:rPrChange>
              </w:rPr>
              <w:t>TC-06</w:t>
            </w:r>
          </w:p>
        </w:tc>
        <w:tc>
          <w:tcPr>
            <w:tcW w:w="1254" w:type="dxa"/>
            <w:shd w:val="clear" w:color="auto" w:fill="F5F9FA"/>
            <w:tcMar>
              <w:top w:w="80" w:type="dxa"/>
              <w:left w:w="100" w:type="dxa"/>
              <w:bottom w:w="80" w:type="dxa"/>
              <w:right w:w="100" w:type="dxa"/>
            </w:tcMar>
            <w:vAlign w:val="center"/>
            <w:tcPrChange w:id="1245" w:author="Anzalna Saeed" w:date="2026-09-27T22:26:00Z" w16du:dateUtc="2026-09-27T17:26:00Z">
              <w:tcPr>
                <w:tcW w:w="1000" w:type="dxa"/>
                <w:shd w:val="clear" w:color="auto" w:fill="F5F9FA"/>
                <w:tcMar>
                  <w:top w:w="80" w:type="dxa"/>
                  <w:left w:w="100" w:type="dxa"/>
                  <w:bottom w:w="80" w:type="dxa"/>
                  <w:right w:w="100" w:type="dxa"/>
                </w:tcMar>
                <w:vAlign w:val="center"/>
              </w:tcPr>
            </w:tcPrChange>
          </w:tcPr>
          <w:p w14:paraId="0CF3BC03" w14:textId="77777777" w:rsidR="00B02477" w:rsidRPr="00571E7A" w:rsidRDefault="00000000" w:rsidP="00870BA1">
            <w:pPr>
              <w:rPr>
                <w:szCs w:val="24"/>
              </w:rPr>
            </w:pPr>
            <w:r w:rsidRPr="00571E7A">
              <w:rPr>
                <w:szCs w:val="24"/>
                <w:rPrChange w:id="1246" w:author="Anzalna Saeed" w:date="2026-09-27T22:14:00Z" w16du:dateUtc="2026-09-27T17:14:00Z">
                  <w:rPr>
                    <w:rFonts w:cs="Times New Roman"/>
                    <w:color w:val="000000"/>
                    <w:sz w:val="19"/>
                    <w:szCs w:val="19"/>
                  </w:rPr>
                </w:rPrChange>
              </w:rPr>
              <w:t xml:space="preserve">Roman </w:t>
            </w:r>
            <w:proofErr w:type="spellStart"/>
            <w:r w:rsidRPr="00571E7A">
              <w:rPr>
                <w:szCs w:val="24"/>
                <w:rPrChange w:id="1247" w:author="Anzalna Saeed" w:date="2026-09-27T22:14:00Z" w16du:dateUtc="2026-09-27T17:14:00Z">
                  <w:rPr>
                    <w:rFonts w:cs="Times New Roman"/>
                    <w:color w:val="000000"/>
                    <w:sz w:val="19"/>
                    <w:szCs w:val="19"/>
                  </w:rPr>
                </w:rPrChange>
              </w:rPr>
              <w:t>Urdu→EN</w:t>
            </w:r>
            <w:proofErr w:type="spellEnd"/>
          </w:p>
        </w:tc>
        <w:tc>
          <w:tcPr>
            <w:tcW w:w="2100" w:type="dxa"/>
            <w:shd w:val="clear" w:color="auto" w:fill="F5F9FA"/>
            <w:tcMar>
              <w:top w:w="80" w:type="dxa"/>
              <w:left w:w="100" w:type="dxa"/>
              <w:bottom w:w="80" w:type="dxa"/>
              <w:right w:w="100" w:type="dxa"/>
            </w:tcMar>
            <w:vAlign w:val="center"/>
            <w:tcPrChange w:id="1248" w:author="Anzalna Saeed" w:date="2026-09-27T22:26:00Z" w16du:dateUtc="2026-09-27T17:26:00Z">
              <w:tcPr>
                <w:tcW w:w="2900" w:type="dxa"/>
                <w:gridSpan w:val="2"/>
                <w:shd w:val="clear" w:color="auto" w:fill="F5F9FA"/>
                <w:tcMar>
                  <w:top w:w="80" w:type="dxa"/>
                  <w:left w:w="100" w:type="dxa"/>
                  <w:bottom w:w="80" w:type="dxa"/>
                  <w:right w:w="100" w:type="dxa"/>
                </w:tcMar>
                <w:vAlign w:val="center"/>
              </w:tcPr>
            </w:tcPrChange>
          </w:tcPr>
          <w:p w14:paraId="7D806FA4" w14:textId="77777777" w:rsidR="00B02477" w:rsidRPr="00571E7A" w:rsidRDefault="00000000" w:rsidP="00870BA1">
            <w:pPr>
              <w:rPr>
                <w:szCs w:val="24"/>
              </w:rPr>
            </w:pPr>
            <w:r w:rsidRPr="00571E7A">
              <w:rPr>
                <w:szCs w:val="24"/>
                <w:rPrChange w:id="1249" w:author="Anzalna Saeed" w:date="2026-09-27T22:14:00Z" w16du:dateUtc="2026-09-27T17:14:00Z">
                  <w:rPr>
                    <w:rFonts w:cs="Times New Roman"/>
                    <w:color w:val="000000"/>
                    <w:sz w:val="19"/>
                    <w:szCs w:val="19"/>
                  </w:rPr>
                </w:rPrChange>
              </w:rPr>
              <w:t>“</w:t>
            </w:r>
            <w:proofErr w:type="gramStart"/>
            <w:r w:rsidRPr="00571E7A">
              <w:rPr>
                <w:szCs w:val="24"/>
                <w:rPrChange w:id="1250" w:author="Anzalna Saeed" w:date="2026-09-27T22:14:00Z" w16du:dateUtc="2026-09-27T17:14:00Z">
                  <w:rPr>
                    <w:rFonts w:cs="Times New Roman"/>
                    <w:color w:val="000000"/>
                    <w:sz w:val="19"/>
                    <w:szCs w:val="19"/>
                  </w:rPr>
                </w:rPrChange>
              </w:rPr>
              <w:t>kal</w:t>
            </w:r>
            <w:proofErr w:type="gramEnd"/>
            <w:r w:rsidRPr="00571E7A">
              <w:rPr>
                <w:szCs w:val="24"/>
                <w:rPrChange w:id="1251" w:author="Anzalna Saeed" w:date="2026-09-27T22:14:00Z" w16du:dateUtc="2026-09-27T17:14:00Z">
                  <w:rPr>
                    <w:rFonts w:cs="Times New Roman"/>
                    <w:color w:val="000000"/>
                    <w:sz w:val="19"/>
                    <w:szCs w:val="19"/>
                  </w:rPr>
                </w:rPrChange>
              </w:rPr>
              <w:t xml:space="preserve"> </w:t>
            </w:r>
            <w:proofErr w:type="spellStart"/>
            <w:r w:rsidRPr="00571E7A">
              <w:rPr>
                <w:szCs w:val="24"/>
                <w:rPrChange w:id="1252" w:author="Anzalna Saeed" w:date="2026-09-27T22:14:00Z" w16du:dateUtc="2026-09-27T17:14:00Z">
                  <w:rPr>
                    <w:rFonts w:cs="Times New Roman"/>
                    <w:color w:val="000000"/>
                    <w:sz w:val="19"/>
                    <w:szCs w:val="19"/>
                  </w:rPr>
                </w:rPrChange>
              </w:rPr>
              <w:t>milty</w:t>
            </w:r>
            <w:proofErr w:type="spellEnd"/>
            <w:r w:rsidRPr="00571E7A">
              <w:rPr>
                <w:szCs w:val="24"/>
                <w:rPrChange w:id="1253" w:author="Anzalna Saeed" w:date="2026-09-27T22:14:00Z" w16du:dateUtc="2026-09-27T17:14:00Z">
                  <w:rPr>
                    <w:rFonts w:cs="Times New Roman"/>
                    <w:color w:val="000000"/>
                    <w:sz w:val="19"/>
                    <w:szCs w:val="19"/>
                  </w:rPr>
                </w:rPrChange>
              </w:rPr>
              <w:t xml:space="preserve"> </w:t>
            </w:r>
            <w:proofErr w:type="spellStart"/>
            <w:r w:rsidRPr="00571E7A">
              <w:rPr>
                <w:szCs w:val="24"/>
                <w:rPrChange w:id="1254" w:author="Anzalna Saeed" w:date="2026-09-27T22:14:00Z" w16du:dateUtc="2026-09-27T17:14:00Z">
                  <w:rPr>
                    <w:rFonts w:cs="Times New Roman"/>
                    <w:color w:val="000000"/>
                    <w:sz w:val="19"/>
                    <w:szCs w:val="19"/>
                  </w:rPr>
                </w:rPrChange>
              </w:rPr>
              <w:t>hain</w:t>
            </w:r>
            <w:proofErr w:type="spellEnd"/>
            <w:r w:rsidRPr="00571E7A">
              <w:rPr>
                <w:szCs w:val="24"/>
                <w:rPrChange w:id="1255" w:author="Anzalna Saeed" w:date="2026-09-27T22:14:00Z" w16du:dateUtc="2026-09-27T17:14:00Z">
                  <w:rPr>
                    <w:rFonts w:cs="Times New Roman"/>
                    <w:color w:val="000000"/>
                    <w:sz w:val="19"/>
                    <w:szCs w:val="19"/>
                  </w:rPr>
                </w:rPrChange>
              </w:rPr>
              <w:t>, theek?”</w:t>
            </w:r>
          </w:p>
        </w:tc>
        <w:tc>
          <w:tcPr>
            <w:tcW w:w="1440" w:type="dxa"/>
            <w:shd w:val="clear" w:color="auto" w:fill="F5F9FA"/>
            <w:tcMar>
              <w:top w:w="80" w:type="dxa"/>
              <w:left w:w="100" w:type="dxa"/>
              <w:bottom w:w="80" w:type="dxa"/>
              <w:right w:w="100" w:type="dxa"/>
            </w:tcMar>
            <w:vAlign w:val="center"/>
            <w:tcPrChange w:id="1256" w:author="Anzalna Saeed" w:date="2026-09-27T22:26:00Z" w16du:dateUtc="2026-09-27T17:26:00Z">
              <w:tcPr>
                <w:tcW w:w="1500" w:type="dxa"/>
                <w:gridSpan w:val="2"/>
                <w:shd w:val="clear" w:color="auto" w:fill="F5F9FA"/>
                <w:tcMar>
                  <w:top w:w="80" w:type="dxa"/>
                  <w:left w:w="100" w:type="dxa"/>
                  <w:bottom w:w="80" w:type="dxa"/>
                  <w:right w:w="100" w:type="dxa"/>
                </w:tcMar>
                <w:vAlign w:val="center"/>
              </w:tcPr>
            </w:tcPrChange>
          </w:tcPr>
          <w:p w14:paraId="4347DB64" w14:textId="77777777" w:rsidR="00B02477" w:rsidRPr="00571E7A" w:rsidRDefault="00000000" w:rsidP="00870BA1">
            <w:pPr>
              <w:rPr>
                <w:szCs w:val="24"/>
              </w:rPr>
            </w:pPr>
            <w:r w:rsidRPr="00571E7A">
              <w:rPr>
                <w:szCs w:val="24"/>
                <w:rPrChange w:id="1257" w:author="Anzalna Saeed" w:date="2026-09-27T22:14:00Z" w16du:dateUtc="2026-09-27T17:14:00Z">
                  <w:rPr>
                    <w:rFonts w:cs="Times New Roman"/>
                    <w:color w:val="000000"/>
                    <w:sz w:val="19"/>
                    <w:szCs w:val="19"/>
                  </w:rPr>
                </w:rPrChange>
              </w:rPr>
              <w:t>Everyday / idiom</w:t>
            </w:r>
          </w:p>
        </w:tc>
        <w:tc>
          <w:tcPr>
            <w:tcW w:w="4050" w:type="dxa"/>
            <w:shd w:val="clear" w:color="auto" w:fill="F5F9FA"/>
            <w:tcMar>
              <w:top w:w="80" w:type="dxa"/>
              <w:left w:w="100" w:type="dxa"/>
              <w:bottom w:w="80" w:type="dxa"/>
              <w:right w:w="100" w:type="dxa"/>
            </w:tcMar>
            <w:vAlign w:val="center"/>
            <w:tcPrChange w:id="1258" w:author="Anzalna Saeed" w:date="2026-09-27T22:26:00Z" w16du:dateUtc="2026-09-27T17:26:00Z">
              <w:tcPr>
                <w:tcW w:w="3260" w:type="dxa"/>
                <w:shd w:val="clear" w:color="auto" w:fill="F5F9FA"/>
                <w:tcMar>
                  <w:top w:w="80" w:type="dxa"/>
                  <w:left w:w="100" w:type="dxa"/>
                  <w:bottom w:w="80" w:type="dxa"/>
                  <w:right w:w="100" w:type="dxa"/>
                </w:tcMar>
                <w:vAlign w:val="center"/>
              </w:tcPr>
            </w:tcPrChange>
          </w:tcPr>
          <w:p w14:paraId="36B86C10" w14:textId="77777777" w:rsidR="00B02477" w:rsidRPr="00571E7A" w:rsidRDefault="00000000" w:rsidP="00870BA1">
            <w:pPr>
              <w:rPr>
                <w:szCs w:val="24"/>
              </w:rPr>
            </w:pPr>
            <w:r w:rsidRPr="00571E7A">
              <w:rPr>
                <w:szCs w:val="24"/>
                <w:rPrChange w:id="1259" w:author="Anzalna Saeed" w:date="2026-09-27T22:14:00Z" w16du:dateUtc="2026-09-27T17:14:00Z">
                  <w:rPr>
                    <w:rFonts w:cs="Times New Roman"/>
                    <w:color w:val="000000"/>
                    <w:sz w:val="19"/>
                    <w:szCs w:val="19"/>
                  </w:rPr>
                </w:rPrChange>
              </w:rPr>
              <w:t>Natural English rendering: “See you tomorrow, okay?” — not a stiff word-for-word translation.</w:t>
            </w:r>
          </w:p>
        </w:tc>
      </w:tr>
      <w:tr w:rsidR="00B02477" w:rsidRPr="00571E7A" w14:paraId="306AE3DC" w14:textId="77777777" w:rsidTr="00530E52">
        <w:trPr>
          <w:trPrChange w:id="1260" w:author="Anzalna Saeed" w:date="2026-09-27T22:26:00Z" w16du:dateUtc="2026-09-27T17:26:00Z">
            <w:trPr>
              <w:gridAfter w:val="0"/>
            </w:trPr>
          </w:trPrChange>
        </w:trPr>
        <w:tc>
          <w:tcPr>
            <w:tcW w:w="691" w:type="dxa"/>
            <w:tcMar>
              <w:top w:w="80" w:type="dxa"/>
              <w:left w:w="100" w:type="dxa"/>
              <w:bottom w:w="80" w:type="dxa"/>
              <w:right w:w="100" w:type="dxa"/>
            </w:tcMar>
            <w:vAlign w:val="center"/>
            <w:tcPrChange w:id="1261" w:author="Anzalna Saeed" w:date="2026-09-27T22:26:00Z" w16du:dateUtc="2026-09-27T17:26:00Z">
              <w:tcPr>
                <w:tcW w:w="700" w:type="dxa"/>
                <w:tcMar>
                  <w:top w:w="80" w:type="dxa"/>
                  <w:left w:w="100" w:type="dxa"/>
                  <w:bottom w:w="80" w:type="dxa"/>
                  <w:right w:w="100" w:type="dxa"/>
                </w:tcMar>
                <w:vAlign w:val="center"/>
              </w:tcPr>
            </w:tcPrChange>
          </w:tcPr>
          <w:p w14:paraId="62AFC893" w14:textId="77777777" w:rsidR="00B02477" w:rsidRPr="00571E7A" w:rsidRDefault="00000000" w:rsidP="00870BA1">
            <w:pPr>
              <w:rPr>
                <w:szCs w:val="24"/>
              </w:rPr>
            </w:pPr>
            <w:r w:rsidRPr="00571E7A">
              <w:rPr>
                <w:szCs w:val="24"/>
                <w:rPrChange w:id="1262" w:author="Anzalna Saeed" w:date="2026-09-27T22:14:00Z" w16du:dateUtc="2026-09-27T17:14:00Z">
                  <w:rPr>
                    <w:rFonts w:cs="Times New Roman"/>
                    <w:color w:val="000000"/>
                    <w:sz w:val="19"/>
                    <w:szCs w:val="19"/>
                  </w:rPr>
                </w:rPrChange>
              </w:rPr>
              <w:t>TC-07</w:t>
            </w:r>
          </w:p>
        </w:tc>
        <w:tc>
          <w:tcPr>
            <w:tcW w:w="1254" w:type="dxa"/>
            <w:tcMar>
              <w:top w:w="80" w:type="dxa"/>
              <w:left w:w="100" w:type="dxa"/>
              <w:bottom w:w="80" w:type="dxa"/>
              <w:right w:w="100" w:type="dxa"/>
            </w:tcMar>
            <w:vAlign w:val="center"/>
            <w:tcPrChange w:id="1263" w:author="Anzalna Saeed" w:date="2026-09-27T22:26:00Z" w16du:dateUtc="2026-09-27T17:26:00Z">
              <w:tcPr>
                <w:tcW w:w="1000" w:type="dxa"/>
                <w:tcMar>
                  <w:top w:w="80" w:type="dxa"/>
                  <w:left w:w="100" w:type="dxa"/>
                  <w:bottom w:w="80" w:type="dxa"/>
                  <w:right w:w="100" w:type="dxa"/>
                </w:tcMar>
                <w:vAlign w:val="center"/>
              </w:tcPr>
            </w:tcPrChange>
          </w:tcPr>
          <w:p w14:paraId="0CAEA019" w14:textId="77777777" w:rsidR="00B02477" w:rsidRPr="00571E7A" w:rsidRDefault="00000000" w:rsidP="00870BA1">
            <w:pPr>
              <w:rPr>
                <w:szCs w:val="24"/>
              </w:rPr>
            </w:pPr>
            <w:r w:rsidRPr="00571E7A">
              <w:rPr>
                <w:szCs w:val="24"/>
                <w:rPrChange w:id="1264" w:author="Anzalna Saeed" w:date="2026-09-27T22:14:00Z" w16du:dateUtc="2026-09-27T17:14:00Z">
                  <w:rPr>
                    <w:rFonts w:cs="Times New Roman"/>
                    <w:color w:val="000000"/>
                    <w:sz w:val="19"/>
                    <w:szCs w:val="19"/>
                  </w:rPr>
                </w:rPrChange>
              </w:rPr>
              <w:t>EN→UR</w:t>
            </w:r>
          </w:p>
        </w:tc>
        <w:tc>
          <w:tcPr>
            <w:tcW w:w="2100" w:type="dxa"/>
            <w:tcMar>
              <w:top w:w="80" w:type="dxa"/>
              <w:left w:w="100" w:type="dxa"/>
              <w:bottom w:w="80" w:type="dxa"/>
              <w:right w:w="100" w:type="dxa"/>
            </w:tcMar>
            <w:vAlign w:val="center"/>
            <w:tcPrChange w:id="1265" w:author="Anzalna Saeed" w:date="2026-09-27T22:26:00Z" w16du:dateUtc="2026-09-27T17:26:00Z">
              <w:tcPr>
                <w:tcW w:w="2900" w:type="dxa"/>
                <w:gridSpan w:val="2"/>
                <w:tcMar>
                  <w:top w:w="80" w:type="dxa"/>
                  <w:left w:w="100" w:type="dxa"/>
                  <w:bottom w:w="80" w:type="dxa"/>
                  <w:right w:w="100" w:type="dxa"/>
                </w:tcMar>
                <w:vAlign w:val="center"/>
              </w:tcPr>
            </w:tcPrChange>
          </w:tcPr>
          <w:p w14:paraId="224099C1" w14:textId="77777777" w:rsidR="00B02477" w:rsidRPr="00571E7A" w:rsidRDefault="00000000" w:rsidP="00870BA1">
            <w:pPr>
              <w:rPr>
                <w:szCs w:val="24"/>
              </w:rPr>
            </w:pPr>
            <w:r w:rsidRPr="00571E7A">
              <w:rPr>
                <w:szCs w:val="24"/>
                <w:rPrChange w:id="1266" w:author="Anzalna Saeed" w:date="2026-09-27T22:14:00Z" w16du:dateUtc="2026-09-27T17:14:00Z">
                  <w:rPr>
                    <w:rFonts w:cs="Times New Roman"/>
                    <w:color w:val="000000"/>
                    <w:sz w:val="19"/>
                    <w:szCs w:val="19"/>
                  </w:rPr>
                </w:rPrChange>
              </w:rPr>
              <w:t>“Let’s push this to prod after the PR is merged.”</w:t>
            </w:r>
          </w:p>
        </w:tc>
        <w:tc>
          <w:tcPr>
            <w:tcW w:w="1440" w:type="dxa"/>
            <w:tcMar>
              <w:top w:w="80" w:type="dxa"/>
              <w:left w:w="100" w:type="dxa"/>
              <w:bottom w:w="80" w:type="dxa"/>
              <w:right w:w="100" w:type="dxa"/>
            </w:tcMar>
            <w:vAlign w:val="center"/>
            <w:tcPrChange w:id="1267" w:author="Anzalna Saeed" w:date="2026-09-27T22:26:00Z" w16du:dateUtc="2026-09-27T17:26:00Z">
              <w:tcPr>
                <w:tcW w:w="1500" w:type="dxa"/>
                <w:gridSpan w:val="2"/>
                <w:tcMar>
                  <w:top w:w="80" w:type="dxa"/>
                  <w:left w:w="100" w:type="dxa"/>
                  <w:bottom w:w="80" w:type="dxa"/>
                  <w:right w:w="100" w:type="dxa"/>
                </w:tcMar>
                <w:vAlign w:val="center"/>
              </w:tcPr>
            </w:tcPrChange>
          </w:tcPr>
          <w:p w14:paraId="23573D35" w14:textId="77777777" w:rsidR="00B02477" w:rsidRPr="00571E7A" w:rsidRDefault="00000000" w:rsidP="00870BA1">
            <w:pPr>
              <w:rPr>
                <w:szCs w:val="24"/>
              </w:rPr>
            </w:pPr>
            <w:r w:rsidRPr="00571E7A">
              <w:rPr>
                <w:szCs w:val="24"/>
                <w:rPrChange w:id="1268" w:author="Anzalna Saeed" w:date="2026-09-27T22:14:00Z" w16du:dateUtc="2026-09-27T17:14:00Z">
                  <w:rPr>
                    <w:rFonts w:cs="Times New Roman"/>
                    <w:color w:val="000000"/>
                    <w:sz w:val="19"/>
                    <w:szCs w:val="19"/>
                  </w:rPr>
                </w:rPrChange>
              </w:rPr>
              <w:t>Heavy technical jargon</w:t>
            </w:r>
          </w:p>
        </w:tc>
        <w:tc>
          <w:tcPr>
            <w:tcW w:w="4050" w:type="dxa"/>
            <w:tcMar>
              <w:top w:w="80" w:type="dxa"/>
              <w:left w:w="100" w:type="dxa"/>
              <w:bottom w:w="80" w:type="dxa"/>
              <w:right w:w="100" w:type="dxa"/>
            </w:tcMar>
            <w:vAlign w:val="center"/>
            <w:tcPrChange w:id="1269" w:author="Anzalna Saeed" w:date="2026-09-27T22:26:00Z" w16du:dateUtc="2026-09-27T17:26:00Z">
              <w:tcPr>
                <w:tcW w:w="3260" w:type="dxa"/>
                <w:tcMar>
                  <w:top w:w="80" w:type="dxa"/>
                  <w:left w:w="100" w:type="dxa"/>
                  <w:bottom w:w="80" w:type="dxa"/>
                  <w:right w:w="100" w:type="dxa"/>
                </w:tcMar>
                <w:vAlign w:val="center"/>
              </w:tcPr>
            </w:tcPrChange>
          </w:tcPr>
          <w:p w14:paraId="64D3E7A7" w14:textId="393544C9" w:rsidR="00B02477" w:rsidRPr="00571E7A" w:rsidRDefault="00000000" w:rsidP="00870BA1">
            <w:pPr>
              <w:rPr>
                <w:szCs w:val="24"/>
              </w:rPr>
            </w:pPr>
            <w:r w:rsidRPr="00571E7A">
              <w:rPr>
                <w:szCs w:val="24"/>
                <w:rPrChange w:id="1270" w:author="Anzalna Saeed" w:date="2026-09-27T22:14:00Z" w16du:dateUtc="2026-09-27T17:14:00Z">
                  <w:rPr>
                    <w:rFonts w:cs="Times New Roman"/>
                    <w:color w:val="000000"/>
                    <w:sz w:val="19"/>
                    <w:szCs w:val="19"/>
                  </w:rPr>
                </w:rPrChange>
              </w:rPr>
              <w:t>“push”, “prod”, “PR”, “merged” recognized as Git/deployment terms and either kept in English or given correct technical Urdu equivalents</w:t>
            </w:r>
            <w:del w:id="1271" w:author="Anzalna Saeed" w:date="2026-09-27T22:24:00Z" w16du:dateUtc="2026-09-27T17:24:00Z">
              <w:r w:rsidRPr="00571E7A" w:rsidDel="00530E52">
                <w:rPr>
                  <w:szCs w:val="24"/>
                  <w:rPrChange w:id="1272" w:author="Anzalna Saeed" w:date="2026-09-27T22:14:00Z" w16du:dateUtc="2026-09-27T17:14:00Z">
                    <w:rPr>
                      <w:rFonts w:cs="Times New Roman"/>
                      <w:color w:val="000000"/>
                      <w:sz w:val="19"/>
                      <w:szCs w:val="19"/>
                    </w:rPr>
                  </w:rPrChange>
                </w:rPr>
                <w:delText xml:space="preserve"> — not translated as generic verbs.</w:delText>
              </w:r>
            </w:del>
          </w:p>
        </w:tc>
      </w:tr>
      <w:tr w:rsidR="00B02477" w:rsidRPr="00571E7A" w14:paraId="3F7C7A37" w14:textId="77777777" w:rsidTr="00530E52">
        <w:trPr>
          <w:trPrChange w:id="1273" w:author="Anzalna Saeed" w:date="2026-09-27T22:26:00Z" w16du:dateUtc="2026-09-27T17:26:00Z">
            <w:trPr>
              <w:gridAfter w:val="0"/>
            </w:trPr>
          </w:trPrChange>
        </w:trPr>
        <w:tc>
          <w:tcPr>
            <w:tcW w:w="691" w:type="dxa"/>
            <w:shd w:val="clear" w:color="auto" w:fill="F5F9FA"/>
            <w:tcMar>
              <w:top w:w="80" w:type="dxa"/>
              <w:left w:w="100" w:type="dxa"/>
              <w:bottom w:w="80" w:type="dxa"/>
              <w:right w:w="100" w:type="dxa"/>
            </w:tcMar>
            <w:vAlign w:val="center"/>
            <w:tcPrChange w:id="1274" w:author="Anzalna Saeed" w:date="2026-09-27T22:26:00Z" w16du:dateUtc="2026-09-27T17:26:00Z">
              <w:tcPr>
                <w:tcW w:w="700" w:type="dxa"/>
                <w:shd w:val="clear" w:color="auto" w:fill="F5F9FA"/>
                <w:tcMar>
                  <w:top w:w="80" w:type="dxa"/>
                  <w:left w:w="100" w:type="dxa"/>
                  <w:bottom w:w="80" w:type="dxa"/>
                  <w:right w:w="100" w:type="dxa"/>
                </w:tcMar>
                <w:vAlign w:val="center"/>
              </w:tcPr>
            </w:tcPrChange>
          </w:tcPr>
          <w:p w14:paraId="0FB441DF" w14:textId="77777777" w:rsidR="00B02477" w:rsidRPr="00571E7A" w:rsidRDefault="00000000" w:rsidP="00870BA1">
            <w:pPr>
              <w:rPr>
                <w:szCs w:val="24"/>
              </w:rPr>
            </w:pPr>
            <w:r w:rsidRPr="00571E7A">
              <w:rPr>
                <w:szCs w:val="24"/>
                <w:rPrChange w:id="1275" w:author="Anzalna Saeed" w:date="2026-09-27T22:14:00Z" w16du:dateUtc="2026-09-27T17:14:00Z">
                  <w:rPr>
                    <w:rFonts w:cs="Times New Roman"/>
                    <w:color w:val="000000"/>
                    <w:sz w:val="19"/>
                    <w:szCs w:val="19"/>
                  </w:rPr>
                </w:rPrChange>
              </w:rPr>
              <w:t>TC-08</w:t>
            </w:r>
          </w:p>
        </w:tc>
        <w:tc>
          <w:tcPr>
            <w:tcW w:w="1254" w:type="dxa"/>
            <w:shd w:val="clear" w:color="auto" w:fill="F5F9FA"/>
            <w:tcMar>
              <w:top w:w="80" w:type="dxa"/>
              <w:left w:w="100" w:type="dxa"/>
              <w:bottom w:w="80" w:type="dxa"/>
              <w:right w:w="100" w:type="dxa"/>
            </w:tcMar>
            <w:vAlign w:val="center"/>
            <w:tcPrChange w:id="1276" w:author="Anzalna Saeed" w:date="2026-09-27T22:26:00Z" w16du:dateUtc="2026-09-27T17:26:00Z">
              <w:tcPr>
                <w:tcW w:w="1000" w:type="dxa"/>
                <w:shd w:val="clear" w:color="auto" w:fill="F5F9FA"/>
                <w:tcMar>
                  <w:top w:w="80" w:type="dxa"/>
                  <w:left w:w="100" w:type="dxa"/>
                  <w:bottom w:w="80" w:type="dxa"/>
                  <w:right w:w="100" w:type="dxa"/>
                </w:tcMar>
                <w:vAlign w:val="center"/>
              </w:tcPr>
            </w:tcPrChange>
          </w:tcPr>
          <w:p w14:paraId="114FBE6A" w14:textId="77777777" w:rsidR="00B02477" w:rsidRPr="00571E7A" w:rsidRDefault="00000000" w:rsidP="00870BA1">
            <w:pPr>
              <w:rPr>
                <w:szCs w:val="24"/>
              </w:rPr>
            </w:pPr>
            <w:r w:rsidRPr="00571E7A">
              <w:rPr>
                <w:szCs w:val="24"/>
                <w:rPrChange w:id="1277" w:author="Anzalna Saeed" w:date="2026-09-27T22:14:00Z" w16du:dateUtc="2026-09-27T17:14:00Z">
                  <w:rPr>
                    <w:rFonts w:cs="Times New Roman"/>
                    <w:color w:val="000000"/>
                    <w:sz w:val="19"/>
                    <w:szCs w:val="19"/>
                  </w:rPr>
                </w:rPrChange>
              </w:rPr>
              <w:t>UR→EN</w:t>
            </w:r>
          </w:p>
        </w:tc>
        <w:tc>
          <w:tcPr>
            <w:tcW w:w="2100" w:type="dxa"/>
            <w:shd w:val="clear" w:color="auto" w:fill="F5F9FA"/>
            <w:tcMar>
              <w:top w:w="80" w:type="dxa"/>
              <w:left w:w="100" w:type="dxa"/>
              <w:bottom w:w="80" w:type="dxa"/>
              <w:right w:w="100" w:type="dxa"/>
            </w:tcMar>
            <w:vAlign w:val="center"/>
            <w:tcPrChange w:id="1278" w:author="Anzalna Saeed" w:date="2026-09-27T22:26:00Z" w16du:dateUtc="2026-09-27T17:26:00Z">
              <w:tcPr>
                <w:tcW w:w="2900" w:type="dxa"/>
                <w:gridSpan w:val="2"/>
                <w:shd w:val="clear" w:color="auto" w:fill="F5F9FA"/>
                <w:tcMar>
                  <w:top w:w="80" w:type="dxa"/>
                  <w:left w:w="100" w:type="dxa"/>
                  <w:bottom w:w="80" w:type="dxa"/>
                  <w:right w:w="100" w:type="dxa"/>
                </w:tcMar>
                <w:vAlign w:val="center"/>
              </w:tcPr>
            </w:tcPrChange>
          </w:tcPr>
          <w:p w14:paraId="3B48970A" w14:textId="77777777" w:rsidR="00B02477" w:rsidRPr="00571E7A" w:rsidRDefault="00000000" w:rsidP="00870BA1">
            <w:pPr>
              <w:rPr>
                <w:szCs w:val="24"/>
              </w:rPr>
            </w:pPr>
            <w:r w:rsidRPr="00571E7A">
              <w:rPr>
                <w:szCs w:val="24"/>
                <w:rPrChange w:id="1279" w:author="Anzalna Saeed" w:date="2026-09-27T22:14:00Z" w16du:dateUtc="2026-09-27T17:14:00Z">
                  <w:rPr>
                    <w:rFonts w:cs="Times New Roman"/>
                    <w:color w:val="000000"/>
                    <w:sz w:val="19"/>
                    <w:szCs w:val="19"/>
                  </w:rPr>
                </w:rPrChange>
              </w:rPr>
              <w:t>Empty input</w:t>
            </w:r>
          </w:p>
        </w:tc>
        <w:tc>
          <w:tcPr>
            <w:tcW w:w="1440" w:type="dxa"/>
            <w:shd w:val="clear" w:color="auto" w:fill="F5F9FA"/>
            <w:tcMar>
              <w:top w:w="80" w:type="dxa"/>
              <w:left w:w="100" w:type="dxa"/>
              <w:bottom w:w="80" w:type="dxa"/>
              <w:right w:w="100" w:type="dxa"/>
            </w:tcMar>
            <w:vAlign w:val="center"/>
            <w:tcPrChange w:id="1280" w:author="Anzalna Saeed" w:date="2026-09-27T22:26:00Z" w16du:dateUtc="2026-09-27T17:26:00Z">
              <w:tcPr>
                <w:tcW w:w="1500" w:type="dxa"/>
                <w:gridSpan w:val="2"/>
                <w:shd w:val="clear" w:color="auto" w:fill="F5F9FA"/>
                <w:tcMar>
                  <w:top w:w="80" w:type="dxa"/>
                  <w:left w:w="100" w:type="dxa"/>
                  <w:bottom w:w="80" w:type="dxa"/>
                  <w:right w:w="100" w:type="dxa"/>
                </w:tcMar>
                <w:vAlign w:val="center"/>
              </w:tcPr>
            </w:tcPrChange>
          </w:tcPr>
          <w:p w14:paraId="6AD72CC0" w14:textId="77777777" w:rsidR="00B02477" w:rsidRPr="00571E7A" w:rsidRDefault="00000000" w:rsidP="00870BA1">
            <w:pPr>
              <w:rPr>
                <w:szCs w:val="24"/>
              </w:rPr>
            </w:pPr>
            <w:r w:rsidRPr="00571E7A">
              <w:rPr>
                <w:szCs w:val="24"/>
                <w:rPrChange w:id="1281" w:author="Anzalna Saeed" w:date="2026-09-27T22:14:00Z" w16du:dateUtc="2026-09-27T17:14:00Z">
                  <w:rPr>
                    <w:rFonts w:cs="Times New Roman"/>
                    <w:color w:val="000000"/>
                    <w:sz w:val="19"/>
                    <w:szCs w:val="19"/>
                  </w:rPr>
                </w:rPrChange>
              </w:rPr>
              <w:t>Edge case</w:t>
            </w:r>
          </w:p>
        </w:tc>
        <w:tc>
          <w:tcPr>
            <w:tcW w:w="4050" w:type="dxa"/>
            <w:shd w:val="clear" w:color="auto" w:fill="F5F9FA"/>
            <w:tcMar>
              <w:top w:w="80" w:type="dxa"/>
              <w:left w:w="100" w:type="dxa"/>
              <w:bottom w:w="80" w:type="dxa"/>
              <w:right w:w="100" w:type="dxa"/>
            </w:tcMar>
            <w:vAlign w:val="center"/>
            <w:tcPrChange w:id="1282" w:author="Anzalna Saeed" w:date="2026-09-27T22:26:00Z" w16du:dateUtc="2026-09-27T17:26:00Z">
              <w:tcPr>
                <w:tcW w:w="3260" w:type="dxa"/>
                <w:shd w:val="clear" w:color="auto" w:fill="F5F9FA"/>
                <w:tcMar>
                  <w:top w:w="80" w:type="dxa"/>
                  <w:left w:w="100" w:type="dxa"/>
                  <w:bottom w:w="80" w:type="dxa"/>
                  <w:right w:w="100" w:type="dxa"/>
                </w:tcMar>
                <w:vAlign w:val="center"/>
              </w:tcPr>
            </w:tcPrChange>
          </w:tcPr>
          <w:p w14:paraId="5BDCC4F3" w14:textId="77777777" w:rsidR="00B02477" w:rsidRPr="00571E7A" w:rsidRDefault="00000000" w:rsidP="00870BA1">
            <w:pPr>
              <w:rPr>
                <w:szCs w:val="24"/>
              </w:rPr>
            </w:pPr>
            <w:r w:rsidRPr="00571E7A">
              <w:rPr>
                <w:szCs w:val="24"/>
                <w:rPrChange w:id="1283" w:author="Anzalna Saeed" w:date="2026-09-27T22:14:00Z" w16du:dateUtc="2026-09-27T17:14:00Z">
                  <w:rPr>
                    <w:rFonts w:cs="Times New Roman"/>
                    <w:color w:val="000000"/>
                    <w:sz w:val="19"/>
                    <w:szCs w:val="19"/>
                  </w:rPr>
                </w:rPrChange>
              </w:rPr>
              <w:t>System returns a validation message (“Please enter text to translate”) instead of calling the base model.</w:t>
            </w:r>
          </w:p>
        </w:tc>
      </w:tr>
      <w:tr w:rsidR="00B02477" w:rsidRPr="00571E7A" w14:paraId="466E2780" w14:textId="77777777" w:rsidTr="00530E52">
        <w:trPr>
          <w:trPrChange w:id="1284" w:author="Anzalna Saeed" w:date="2026-09-27T22:26:00Z" w16du:dateUtc="2026-09-27T17:26:00Z">
            <w:trPr>
              <w:gridAfter w:val="0"/>
            </w:trPr>
          </w:trPrChange>
        </w:trPr>
        <w:tc>
          <w:tcPr>
            <w:tcW w:w="691" w:type="dxa"/>
            <w:tcMar>
              <w:top w:w="80" w:type="dxa"/>
              <w:left w:w="100" w:type="dxa"/>
              <w:bottom w:w="80" w:type="dxa"/>
              <w:right w:w="100" w:type="dxa"/>
            </w:tcMar>
            <w:vAlign w:val="center"/>
            <w:tcPrChange w:id="1285" w:author="Anzalna Saeed" w:date="2026-09-27T22:26:00Z" w16du:dateUtc="2026-09-27T17:26:00Z">
              <w:tcPr>
                <w:tcW w:w="700" w:type="dxa"/>
                <w:tcMar>
                  <w:top w:w="80" w:type="dxa"/>
                  <w:left w:w="100" w:type="dxa"/>
                  <w:bottom w:w="80" w:type="dxa"/>
                  <w:right w:w="100" w:type="dxa"/>
                </w:tcMar>
                <w:vAlign w:val="center"/>
              </w:tcPr>
            </w:tcPrChange>
          </w:tcPr>
          <w:p w14:paraId="256964F3" w14:textId="77777777" w:rsidR="00B02477" w:rsidRPr="00571E7A" w:rsidRDefault="00000000" w:rsidP="00870BA1">
            <w:pPr>
              <w:rPr>
                <w:szCs w:val="24"/>
              </w:rPr>
            </w:pPr>
            <w:r w:rsidRPr="00571E7A">
              <w:rPr>
                <w:szCs w:val="24"/>
                <w:rPrChange w:id="1286" w:author="Anzalna Saeed" w:date="2026-09-27T22:14:00Z" w16du:dateUtc="2026-09-27T17:14:00Z">
                  <w:rPr>
                    <w:rFonts w:cs="Times New Roman"/>
                    <w:color w:val="000000"/>
                    <w:sz w:val="19"/>
                    <w:szCs w:val="19"/>
                  </w:rPr>
                </w:rPrChange>
              </w:rPr>
              <w:t>TC-09</w:t>
            </w:r>
          </w:p>
        </w:tc>
        <w:tc>
          <w:tcPr>
            <w:tcW w:w="1254" w:type="dxa"/>
            <w:tcMar>
              <w:top w:w="80" w:type="dxa"/>
              <w:left w:w="100" w:type="dxa"/>
              <w:bottom w:w="80" w:type="dxa"/>
              <w:right w:w="100" w:type="dxa"/>
            </w:tcMar>
            <w:vAlign w:val="center"/>
            <w:tcPrChange w:id="1287" w:author="Anzalna Saeed" w:date="2026-09-27T22:26:00Z" w16du:dateUtc="2026-09-27T17:26:00Z">
              <w:tcPr>
                <w:tcW w:w="1000" w:type="dxa"/>
                <w:tcMar>
                  <w:top w:w="80" w:type="dxa"/>
                  <w:left w:w="100" w:type="dxa"/>
                  <w:bottom w:w="80" w:type="dxa"/>
                  <w:right w:w="100" w:type="dxa"/>
                </w:tcMar>
                <w:vAlign w:val="center"/>
              </w:tcPr>
            </w:tcPrChange>
          </w:tcPr>
          <w:p w14:paraId="5752975E" w14:textId="77777777" w:rsidR="00B02477" w:rsidRPr="00571E7A" w:rsidRDefault="00000000" w:rsidP="00870BA1">
            <w:pPr>
              <w:rPr>
                <w:szCs w:val="24"/>
              </w:rPr>
            </w:pPr>
            <w:r w:rsidRPr="00571E7A">
              <w:rPr>
                <w:szCs w:val="24"/>
                <w:rPrChange w:id="1288" w:author="Anzalna Saeed" w:date="2026-09-27T22:14:00Z" w16du:dateUtc="2026-09-27T17:14:00Z">
                  <w:rPr>
                    <w:rFonts w:cs="Times New Roman"/>
                    <w:color w:val="000000"/>
                    <w:sz w:val="19"/>
                    <w:szCs w:val="19"/>
                  </w:rPr>
                </w:rPrChange>
              </w:rPr>
              <w:t>Any</w:t>
            </w:r>
          </w:p>
        </w:tc>
        <w:tc>
          <w:tcPr>
            <w:tcW w:w="2100" w:type="dxa"/>
            <w:tcMar>
              <w:top w:w="80" w:type="dxa"/>
              <w:left w:w="100" w:type="dxa"/>
              <w:bottom w:w="80" w:type="dxa"/>
              <w:right w:w="100" w:type="dxa"/>
            </w:tcMar>
            <w:vAlign w:val="center"/>
            <w:tcPrChange w:id="1289" w:author="Anzalna Saeed" w:date="2026-09-27T22:26:00Z" w16du:dateUtc="2026-09-27T17:26:00Z">
              <w:tcPr>
                <w:tcW w:w="2900" w:type="dxa"/>
                <w:gridSpan w:val="2"/>
                <w:tcMar>
                  <w:top w:w="80" w:type="dxa"/>
                  <w:left w:w="100" w:type="dxa"/>
                  <w:bottom w:w="80" w:type="dxa"/>
                  <w:right w:w="100" w:type="dxa"/>
                </w:tcMar>
                <w:vAlign w:val="center"/>
              </w:tcPr>
            </w:tcPrChange>
          </w:tcPr>
          <w:p w14:paraId="1685C9DE" w14:textId="77777777" w:rsidR="00B02477" w:rsidRPr="00571E7A" w:rsidRDefault="00000000" w:rsidP="00870BA1">
            <w:pPr>
              <w:rPr>
                <w:szCs w:val="24"/>
              </w:rPr>
            </w:pPr>
            <w:r w:rsidRPr="00571E7A">
              <w:rPr>
                <w:szCs w:val="24"/>
                <w:rPrChange w:id="1290" w:author="Anzalna Saeed" w:date="2026-09-27T22:14:00Z" w16du:dateUtc="2026-09-27T17:14:00Z">
                  <w:rPr>
                    <w:rFonts w:cs="Times New Roman"/>
                    <w:color w:val="000000"/>
                    <w:sz w:val="19"/>
                    <w:szCs w:val="19"/>
                  </w:rPr>
                </w:rPrChange>
              </w:rPr>
              <w:t>5,000-word document pasted in</w:t>
            </w:r>
          </w:p>
        </w:tc>
        <w:tc>
          <w:tcPr>
            <w:tcW w:w="1440" w:type="dxa"/>
            <w:tcMar>
              <w:top w:w="80" w:type="dxa"/>
              <w:left w:w="100" w:type="dxa"/>
              <w:bottom w:w="80" w:type="dxa"/>
              <w:right w:w="100" w:type="dxa"/>
            </w:tcMar>
            <w:vAlign w:val="center"/>
            <w:tcPrChange w:id="1291" w:author="Anzalna Saeed" w:date="2026-09-27T22:26:00Z" w16du:dateUtc="2026-09-27T17:26:00Z">
              <w:tcPr>
                <w:tcW w:w="1500" w:type="dxa"/>
                <w:gridSpan w:val="2"/>
                <w:tcMar>
                  <w:top w:w="80" w:type="dxa"/>
                  <w:left w:w="100" w:type="dxa"/>
                  <w:bottom w:w="80" w:type="dxa"/>
                  <w:right w:w="100" w:type="dxa"/>
                </w:tcMar>
                <w:vAlign w:val="center"/>
              </w:tcPr>
            </w:tcPrChange>
          </w:tcPr>
          <w:p w14:paraId="259DFF86" w14:textId="77777777" w:rsidR="00B02477" w:rsidRPr="00571E7A" w:rsidRDefault="00000000" w:rsidP="00870BA1">
            <w:pPr>
              <w:rPr>
                <w:szCs w:val="24"/>
              </w:rPr>
            </w:pPr>
            <w:r w:rsidRPr="00571E7A">
              <w:rPr>
                <w:szCs w:val="24"/>
                <w:rPrChange w:id="1292" w:author="Anzalna Saeed" w:date="2026-09-27T22:14:00Z" w16du:dateUtc="2026-09-27T17:14:00Z">
                  <w:rPr>
                    <w:rFonts w:cs="Times New Roman"/>
                    <w:color w:val="000000"/>
                    <w:sz w:val="19"/>
                    <w:szCs w:val="19"/>
                  </w:rPr>
                </w:rPrChange>
              </w:rPr>
              <w:t>Edge case / load</w:t>
            </w:r>
          </w:p>
        </w:tc>
        <w:tc>
          <w:tcPr>
            <w:tcW w:w="4050" w:type="dxa"/>
            <w:tcMar>
              <w:top w:w="80" w:type="dxa"/>
              <w:left w:w="100" w:type="dxa"/>
              <w:bottom w:w="80" w:type="dxa"/>
              <w:right w:w="100" w:type="dxa"/>
            </w:tcMar>
            <w:vAlign w:val="center"/>
            <w:tcPrChange w:id="1293" w:author="Anzalna Saeed" w:date="2026-09-27T22:26:00Z" w16du:dateUtc="2026-09-27T17:26:00Z">
              <w:tcPr>
                <w:tcW w:w="3260" w:type="dxa"/>
                <w:tcMar>
                  <w:top w:w="80" w:type="dxa"/>
                  <w:left w:w="100" w:type="dxa"/>
                  <w:bottom w:w="80" w:type="dxa"/>
                  <w:right w:w="100" w:type="dxa"/>
                </w:tcMar>
                <w:vAlign w:val="center"/>
              </w:tcPr>
            </w:tcPrChange>
          </w:tcPr>
          <w:p w14:paraId="39608229" w14:textId="3E5BBC09" w:rsidR="00B02477" w:rsidRPr="00571E7A" w:rsidRDefault="00000000" w:rsidP="00870BA1">
            <w:pPr>
              <w:rPr>
                <w:szCs w:val="24"/>
              </w:rPr>
            </w:pPr>
            <w:r w:rsidRPr="00571E7A">
              <w:rPr>
                <w:szCs w:val="24"/>
                <w:rPrChange w:id="1294" w:author="Anzalna Saeed" w:date="2026-09-27T22:14:00Z" w16du:dateUtc="2026-09-27T17:14:00Z">
                  <w:rPr>
                    <w:rFonts w:cs="Times New Roman"/>
                    <w:color w:val="000000"/>
                    <w:sz w:val="19"/>
                    <w:szCs w:val="19"/>
                  </w:rPr>
                </w:rPrChange>
              </w:rPr>
              <w:t xml:space="preserve">System either translates in chunks with progress feedback or informs </w:t>
            </w:r>
            <w:del w:id="1295" w:author="Anzalna Saeed" w:date="2026-09-27T22:28:00Z" w16du:dateUtc="2026-09-27T17:28:00Z">
              <w:r w:rsidRPr="00571E7A" w:rsidDel="00530E52">
                <w:rPr>
                  <w:szCs w:val="24"/>
                  <w:rPrChange w:id="1296" w:author="Anzalna Saeed" w:date="2026-09-27T22:14:00Z" w16du:dateUtc="2026-09-27T17:14:00Z">
                    <w:rPr>
                      <w:rFonts w:cs="Times New Roman"/>
                      <w:color w:val="000000"/>
                      <w:sz w:val="19"/>
                      <w:szCs w:val="19"/>
                    </w:rPr>
                  </w:rPrChange>
                </w:rPr>
                <w:delText xml:space="preserve">the </w:delText>
              </w:r>
            </w:del>
            <w:r w:rsidRPr="00571E7A">
              <w:rPr>
                <w:szCs w:val="24"/>
                <w:rPrChange w:id="1297" w:author="Anzalna Saeed" w:date="2026-09-27T22:14:00Z" w16du:dateUtc="2026-09-27T17:14:00Z">
                  <w:rPr>
                    <w:rFonts w:cs="Times New Roman"/>
                    <w:color w:val="000000"/>
                    <w:sz w:val="19"/>
                    <w:szCs w:val="19"/>
                  </w:rPr>
                </w:rPrChange>
              </w:rPr>
              <w:t>user of a length limit, rather than failing silently.</w:t>
            </w:r>
          </w:p>
        </w:tc>
      </w:tr>
      <w:tr w:rsidR="00B02477" w:rsidRPr="00571E7A" w14:paraId="2C4662BC" w14:textId="77777777" w:rsidTr="00530E52">
        <w:trPr>
          <w:trPrChange w:id="1298" w:author="Anzalna Saeed" w:date="2026-09-27T22:26:00Z" w16du:dateUtc="2026-09-27T17:26:00Z">
            <w:trPr>
              <w:gridAfter w:val="0"/>
            </w:trPr>
          </w:trPrChange>
        </w:trPr>
        <w:tc>
          <w:tcPr>
            <w:tcW w:w="691" w:type="dxa"/>
            <w:shd w:val="clear" w:color="auto" w:fill="F5F9FA"/>
            <w:tcMar>
              <w:top w:w="80" w:type="dxa"/>
              <w:left w:w="100" w:type="dxa"/>
              <w:bottom w:w="80" w:type="dxa"/>
              <w:right w:w="100" w:type="dxa"/>
            </w:tcMar>
            <w:vAlign w:val="center"/>
            <w:tcPrChange w:id="1299" w:author="Anzalna Saeed" w:date="2026-09-27T22:26:00Z" w16du:dateUtc="2026-09-27T17:26:00Z">
              <w:tcPr>
                <w:tcW w:w="700" w:type="dxa"/>
                <w:shd w:val="clear" w:color="auto" w:fill="F5F9FA"/>
                <w:tcMar>
                  <w:top w:w="80" w:type="dxa"/>
                  <w:left w:w="100" w:type="dxa"/>
                  <w:bottom w:w="80" w:type="dxa"/>
                  <w:right w:w="100" w:type="dxa"/>
                </w:tcMar>
                <w:vAlign w:val="center"/>
              </w:tcPr>
            </w:tcPrChange>
          </w:tcPr>
          <w:p w14:paraId="0AEE33B8" w14:textId="77777777" w:rsidR="00B02477" w:rsidRPr="00571E7A" w:rsidRDefault="00000000" w:rsidP="00870BA1">
            <w:pPr>
              <w:rPr>
                <w:szCs w:val="24"/>
              </w:rPr>
            </w:pPr>
            <w:r w:rsidRPr="00571E7A">
              <w:rPr>
                <w:szCs w:val="24"/>
                <w:rPrChange w:id="1300" w:author="Anzalna Saeed" w:date="2026-09-27T22:14:00Z" w16du:dateUtc="2026-09-27T17:14:00Z">
                  <w:rPr>
                    <w:rFonts w:cs="Times New Roman"/>
                    <w:color w:val="000000"/>
                    <w:sz w:val="19"/>
                    <w:szCs w:val="19"/>
                  </w:rPr>
                </w:rPrChange>
              </w:rPr>
              <w:t>TC-10</w:t>
            </w:r>
          </w:p>
        </w:tc>
        <w:tc>
          <w:tcPr>
            <w:tcW w:w="1254" w:type="dxa"/>
            <w:shd w:val="clear" w:color="auto" w:fill="F5F9FA"/>
            <w:tcMar>
              <w:top w:w="80" w:type="dxa"/>
              <w:left w:w="100" w:type="dxa"/>
              <w:bottom w:w="80" w:type="dxa"/>
              <w:right w:w="100" w:type="dxa"/>
            </w:tcMar>
            <w:vAlign w:val="center"/>
            <w:tcPrChange w:id="1301" w:author="Anzalna Saeed" w:date="2026-09-27T22:26:00Z" w16du:dateUtc="2026-09-27T17:26:00Z">
              <w:tcPr>
                <w:tcW w:w="1000" w:type="dxa"/>
                <w:shd w:val="clear" w:color="auto" w:fill="F5F9FA"/>
                <w:tcMar>
                  <w:top w:w="80" w:type="dxa"/>
                  <w:left w:w="100" w:type="dxa"/>
                  <w:bottom w:w="80" w:type="dxa"/>
                  <w:right w:w="100" w:type="dxa"/>
                </w:tcMar>
                <w:vAlign w:val="center"/>
              </w:tcPr>
            </w:tcPrChange>
          </w:tcPr>
          <w:p w14:paraId="6F42C1A1" w14:textId="0F136D2B" w:rsidR="00B02477" w:rsidRPr="00571E7A" w:rsidRDefault="00000000" w:rsidP="00870BA1">
            <w:pPr>
              <w:rPr>
                <w:szCs w:val="24"/>
              </w:rPr>
            </w:pPr>
            <w:r w:rsidRPr="00571E7A">
              <w:rPr>
                <w:szCs w:val="24"/>
                <w:rPrChange w:id="1302" w:author="Anzalna Saeed" w:date="2026-09-27T22:14:00Z" w16du:dateUtc="2026-09-27T17:14:00Z">
                  <w:rPr>
                    <w:rFonts w:cs="Times New Roman"/>
                    <w:color w:val="000000"/>
                    <w:sz w:val="19"/>
                    <w:szCs w:val="19"/>
                  </w:rPr>
                </w:rPrChange>
              </w:rPr>
              <w:t>Roman Urd</w:t>
            </w:r>
            <w:ins w:id="1303" w:author="Anzalna Saeed" w:date="2026-09-22T11:16:00Z" w16du:dateUtc="2026-09-22T06:16:00Z">
              <w:r w:rsidR="00F4042F" w:rsidRPr="00571E7A">
                <w:rPr>
                  <w:szCs w:val="24"/>
                </w:rPr>
                <w:t xml:space="preserve">u to </w:t>
              </w:r>
            </w:ins>
            <w:del w:id="1304" w:author="Anzalna Saeed" w:date="2026-09-22T11:16:00Z" w16du:dateUtc="2026-09-22T06:16:00Z">
              <w:r w:rsidRPr="00571E7A" w:rsidDel="00F4042F">
                <w:rPr>
                  <w:szCs w:val="24"/>
                  <w:rPrChange w:id="1305" w:author="Anzalna Saeed" w:date="2026-09-27T22:14:00Z" w16du:dateUtc="2026-09-27T17:14:00Z">
                    <w:rPr>
                      <w:rFonts w:cs="Times New Roman"/>
                      <w:color w:val="000000"/>
                      <w:sz w:val="19"/>
                      <w:szCs w:val="19"/>
                    </w:rPr>
                  </w:rPrChange>
                </w:rPr>
                <w:delText>u→</w:delText>
              </w:r>
            </w:del>
            <w:r w:rsidRPr="00571E7A">
              <w:rPr>
                <w:szCs w:val="24"/>
                <w:rPrChange w:id="1306" w:author="Anzalna Saeed" w:date="2026-09-27T22:14:00Z" w16du:dateUtc="2026-09-27T17:14:00Z">
                  <w:rPr>
                    <w:rFonts w:cs="Times New Roman"/>
                    <w:color w:val="000000"/>
                    <w:sz w:val="19"/>
                    <w:szCs w:val="19"/>
                  </w:rPr>
                </w:rPrChange>
              </w:rPr>
              <w:t>EN</w:t>
            </w:r>
          </w:p>
        </w:tc>
        <w:tc>
          <w:tcPr>
            <w:tcW w:w="2100" w:type="dxa"/>
            <w:shd w:val="clear" w:color="auto" w:fill="F5F9FA"/>
            <w:tcMar>
              <w:top w:w="80" w:type="dxa"/>
              <w:left w:w="100" w:type="dxa"/>
              <w:bottom w:w="80" w:type="dxa"/>
              <w:right w:w="100" w:type="dxa"/>
            </w:tcMar>
            <w:vAlign w:val="center"/>
            <w:tcPrChange w:id="1307" w:author="Anzalna Saeed" w:date="2026-09-27T22:26:00Z" w16du:dateUtc="2026-09-27T17:26:00Z">
              <w:tcPr>
                <w:tcW w:w="2900" w:type="dxa"/>
                <w:gridSpan w:val="2"/>
                <w:shd w:val="clear" w:color="auto" w:fill="F5F9FA"/>
                <w:tcMar>
                  <w:top w:w="80" w:type="dxa"/>
                  <w:left w:w="100" w:type="dxa"/>
                  <w:bottom w:w="80" w:type="dxa"/>
                  <w:right w:w="100" w:type="dxa"/>
                </w:tcMar>
                <w:vAlign w:val="center"/>
              </w:tcPr>
            </w:tcPrChange>
          </w:tcPr>
          <w:p w14:paraId="6F0B28A2" w14:textId="77777777" w:rsidR="00B02477" w:rsidRPr="00571E7A" w:rsidRDefault="00000000" w:rsidP="00870BA1">
            <w:pPr>
              <w:rPr>
                <w:szCs w:val="24"/>
              </w:rPr>
            </w:pPr>
            <w:r w:rsidRPr="00571E7A">
              <w:rPr>
                <w:szCs w:val="24"/>
                <w:rPrChange w:id="1308" w:author="Anzalna Saeed" w:date="2026-09-27T22:14:00Z" w16du:dateUtc="2026-09-27T17:14:00Z">
                  <w:rPr>
                    <w:rFonts w:cs="Times New Roman"/>
                    <w:color w:val="000000"/>
                    <w:sz w:val="19"/>
                    <w:szCs w:val="19"/>
                  </w:rPr>
                </w:rPrChange>
              </w:rPr>
              <w:t>“</w:t>
            </w:r>
            <w:proofErr w:type="gramStart"/>
            <w:r w:rsidRPr="00571E7A">
              <w:rPr>
                <w:szCs w:val="24"/>
                <w:rPrChange w:id="1309" w:author="Anzalna Saeed" w:date="2026-09-27T22:14:00Z" w16du:dateUtc="2026-09-27T17:14:00Z">
                  <w:rPr>
                    <w:rFonts w:cs="Times New Roman"/>
                    <w:color w:val="000000"/>
                    <w:sz w:val="19"/>
                    <w:szCs w:val="19"/>
                  </w:rPr>
                </w:rPrChange>
              </w:rPr>
              <w:t>yar</w:t>
            </w:r>
            <w:proofErr w:type="gramEnd"/>
            <w:r w:rsidRPr="00571E7A">
              <w:rPr>
                <w:szCs w:val="24"/>
                <w:rPrChange w:id="1310" w:author="Anzalna Saeed" w:date="2026-09-27T22:14:00Z" w16du:dateUtc="2026-09-27T17:14:00Z">
                  <w:rPr>
                    <w:rFonts w:cs="Times New Roman"/>
                    <w:color w:val="000000"/>
                    <w:sz w:val="19"/>
                    <w:szCs w:val="19"/>
                  </w:rPr>
                </w:rPrChange>
              </w:rPr>
              <w:t xml:space="preserve"> apka system down </w:t>
            </w:r>
            <w:proofErr w:type="spellStart"/>
            <w:r w:rsidRPr="00571E7A">
              <w:rPr>
                <w:szCs w:val="24"/>
                <w:rPrChange w:id="1311" w:author="Anzalna Saeed" w:date="2026-09-27T22:14:00Z" w16du:dateUtc="2026-09-27T17:14:00Z">
                  <w:rPr>
                    <w:rFonts w:cs="Times New Roman"/>
                    <w:color w:val="000000"/>
                    <w:sz w:val="19"/>
                    <w:szCs w:val="19"/>
                  </w:rPr>
                </w:rPrChange>
              </w:rPr>
              <w:t>hai</w:t>
            </w:r>
            <w:proofErr w:type="spellEnd"/>
            <w:r w:rsidRPr="00571E7A">
              <w:rPr>
                <w:szCs w:val="24"/>
                <w:rPrChange w:id="1312" w:author="Anzalna Saeed" w:date="2026-09-27T22:14:00Z" w16du:dateUtc="2026-09-27T17:14:00Z">
                  <w:rPr>
                    <w:rFonts w:cs="Times New Roman"/>
                    <w:color w:val="000000"/>
                    <w:sz w:val="19"/>
                    <w:szCs w:val="19"/>
                  </w:rPr>
                </w:rPrChange>
              </w:rPr>
              <w:t xml:space="preserve"> kia?”</w:t>
            </w:r>
          </w:p>
        </w:tc>
        <w:tc>
          <w:tcPr>
            <w:tcW w:w="1440" w:type="dxa"/>
            <w:shd w:val="clear" w:color="auto" w:fill="F5F9FA"/>
            <w:tcMar>
              <w:top w:w="80" w:type="dxa"/>
              <w:left w:w="100" w:type="dxa"/>
              <w:bottom w:w="80" w:type="dxa"/>
              <w:right w:w="100" w:type="dxa"/>
            </w:tcMar>
            <w:vAlign w:val="center"/>
            <w:tcPrChange w:id="1313" w:author="Anzalna Saeed" w:date="2026-09-27T22:26:00Z" w16du:dateUtc="2026-09-27T17:26:00Z">
              <w:tcPr>
                <w:tcW w:w="1500" w:type="dxa"/>
                <w:gridSpan w:val="2"/>
                <w:shd w:val="clear" w:color="auto" w:fill="F5F9FA"/>
                <w:tcMar>
                  <w:top w:w="80" w:type="dxa"/>
                  <w:left w:w="100" w:type="dxa"/>
                  <w:bottom w:w="80" w:type="dxa"/>
                  <w:right w:w="100" w:type="dxa"/>
                </w:tcMar>
                <w:vAlign w:val="center"/>
              </w:tcPr>
            </w:tcPrChange>
          </w:tcPr>
          <w:p w14:paraId="1A22C577" w14:textId="77777777" w:rsidR="00B02477" w:rsidRPr="00571E7A" w:rsidRDefault="00000000" w:rsidP="00870BA1">
            <w:pPr>
              <w:rPr>
                <w:szCs w:val="24"/>
              </w:rPr>
            </w:pPr>
            <w:r w:rsidRPr="00571E7A">
              <w:rPr>
                <w:szCs w:val="24"/>
                <w:rPrChange w:id="1314" w:author="Anzalna Saeed" w:date="2026-09-27T22:14:00Z" w16du:dateUtc="2026-09-27T17:14:00Z">
                  <w:rPr>
                    <w:rFonts w:cs="Times New Roman"/>
                    <w:color w:val="000000"/>
                    <w:sz w:val="19"/>
                    <w:szCs w:val="19"/>
                  </w:rPr>
                </w:rPrChange>
              </w:rPr>
              <w:t>Mixed tone + jargon</w:t>
            </w:r>
          </w:p>
        </w:tc>
        <w:tc>
          <w:tcPr>
            <w:tcW w:w="4050" w:type="dxa"/>
            <w:shd w:val="clear" w:color="auto" w:fill="F5F9FA"/>
            <w:tcMar>
              <w:top w:w="80" w:type="dxa"/>
              <w:left w:w="100" w:type="dxa"/>
              <w:bottom w:w="80" w:type="dxa"/>
              <w:right w:w="100" w:type="dxa"/>
            </w:tcMar>
            <w:vAlign w:val="center"/>
            <w:tcPrChange w:id="1315" w:author="Anzalna Saeed" w:date="2026-09-27T22:26:00Z" w16du:dateUtc="2026-09-27T17:26:00Z">
              <w:tcPr>
                <w:tcW w:w="3260" w:type="dxa"/>
                <w:shd w:val="clear" w:color="auto" w:fill="F5F9FA"/>
                <w:tcMar>
                  <w:top w:w="80" w:type="dxa"/>
                  <w:left w:w="100" w:type="dxa"/>
                  <w:bottom w:w="80" w:type="dxa"/>
                  <w:right w:w="100" w:type="dxa"/>
                </w:tcMar>
                <w:vAlign w:val="center"/>
              </w:tcPr>
            </w:tcPrChange>
          </w:tcPr>
          <w:p w14:paraId="42FE2E63" w14:textId="77777777" w:rsidR="00B02477" w:rsidRPr="00571E7A" w:rsidRDefault="00000000" w:rsidP="00870BA1">
            <w:pPr>
              <w:rPr>
                <w:szCs w:val="24"/>
              </w:rPr>
            </w:pPr>
            <w:r w:rsidRPr="00571E7A">
              <w:rPr>
                <w:szCs w:val="24"/>
                <w:rPrChange w:id="1316" w:author="Anzalna Saeed" w:date="2026-09-27T22:14:00Z" w16du:dateUtc="2026-09-27T17:14:00Z">
                  <w:rPr>
                    <w:rFonts w:cs="Times New Roman"/>
                    <w:color w:val="000000"/>
                    <w:sz w:val="19"/>
                    <w:szCs w:val="19"/>
                  </w:rPr>
                </w:rPrChange>
              </w:rPr>
              <w:t>“</w:t>
            </w:r>
            <w:proofErr w:type="gramStart"/>
            <w:r w:rsidRPr="00571E7A">
              <w:rPr>
                <w:szCs w:val="24"/>
                <w:rPrChange w:id="1317" w:author="Anzalna Saeed" w:date="2026-09-27T22:14:00Z" w16du:dateUtc="2026-09-27T17:14:00Z">
                  <w:rPr>
                    <w:rFonts w:cs="Times New Roman"/>
                    <w:color w:val="000000"/>
                    <w:sz w:val="19"/>
                    <w:szCs w:val="19"/>
                  </w:rPr>
                </w:rPrChange>
              </w:rPr>
              <w:t>system</w:t>
            </w:r>
            <w:proofErr w:type="gramEnd"/>
            <w:r w:rsidRPr="00571E7A">
              <w:rPr>
                <w:szCs w:val="24"/>
                <w:rPrChange w:id="1318" w:author="Anzalna Saeed" w:date="2026-09-27T22:14:00Z" w16du:dateUtc="2026-09-27T17:14:00Z">
                  <w:rPr>
                    <w:rFonts w:cs="Times New Roman"/>
                    <w:color w:val="000000"/>
                    <w:sz w:val="19"/>
                    <w:szCs w:val="19"/>
                  </w:rPr>
                </w:rPrChange>
              </w:rPr>
              <w:t xml:space="preserve"> down” recognized as a technical status phrase; casual tone (“yar”) reflected appropriately in English register.</w:t>
            </w:r>
          </w:p>
        </w:tc>
      </w:tr>
    </w:tbl>
    <w:p w14:paraId="234686D0" w14:textId="77777777" w:rsidR="00B02477" w:rsidRPr="00870BA1" w:rsidRDefault="00B02477">
      <w:pPr>
        <w:spacing w:after="120"/>
        <w:rPr>
          <w:rFonts w:cs="Times New Roman"/>
        </w:rPr>
      </w:pPr>
    </w:p>
    <w:p w14:paraId="63AE9C19" w14:textId="77777777" w:rsidR="00B02477" w:rsidRPr="00541602" w:rsidRDefault="00000000">
      <w:pPr>
        <w:pStyle w:val="Heading1"/>
        <w:pPrChange w:id="1319" w:author="Anzalna Saeed" w:date="2026-09-21T23:32:00Z" w16du:dateUtc="2026-09-21T18:32:00Z">
          <w:pPr>
            <w:pStyle w:val="Heading1"/>
            <w:pBdr>
              <w:bottom w:val="single" w:sz="6" w:space="4" w:color="1F4E5F"/>
            </w:pBdr>
            <w:spacing w:before="360" w:after="160"/>
          </w:pPr>
        </w:pPrChange>
      </w:pPr>
      <w:bookmarkStart w:id="1320" w:name="_Toc240921964"/>
      <w:bookmarkStart w:id="1321" w:name="_Toc241440713"/>
      <w:r w:rsidRPr="00541602">
        <w:rPr>
          <w:rPrChange w:id="1322" w:author="Anzalna Saeed" w:date="2026-09-21T23:32:00Z" w16du:dateUtc="2026-09-21T18:32:00Z">
            <w:rPr>
              <w:rFonts w:cs="Times New Roman"/>
              <w:bCs/>
              <w:color w:val="1F4E5F"/>
              <w:sz w:val="30"/>
              <w:szCs w:val="30"/>
            </w:rPr>
          </w:rPrChange>
        </w:rPr>
        <w:t>5. System Architecture</w:t>
      </w:r>
      <w:bookmarkEnd w:id="1320"/>
      <w:bookmarkEnd w:id="1321"/>
    </w:p>
    <w:p w14:paraId="3CA75050" w14:textId="77777777" w:rsidR="00B02477" w:rsidRPr="00541602" w:rsidRDefault="00000000">
      <w:pPr>
        <w:pStyle w:val="Heading2"/>
        <w:pPrChange w:id="1323" w:author="Anzalna Saeed" w:date="2026-09-21T23:32:00Z" w16du:dateUtc="2026-09-21T18:32:00Z">
          <w:pPr>
            <w:pStyle w:val="Heading2"/>
            <w:spacing w:before="260"/>
          </w:pPr>
        </w:pPrChange>
      </w:pPr>
      <w:bookmarkStart w:id="1324" w:name="_Toc240921965"/>
      <w:bookmarkStart w:id="1325" w:name="_Toc241440714"/>
      <w:r w:rsidRPr="00541602">
        <w:rPr>
          <w:rPrChange w:id="1326" w:author="Anzalna Saeed" w:date="2026-09-21T23:32:00Z" w16du:dateUtc="2026-09-21T18:32:00Z">
            <w:rPr>
              <w:rFonts w:cs="Times New Roman"/>
              <w:bCs/>
              <w:color w:val="1F4E5F"/>
              <w:sz w:val="24"/>
              <w:szCs w:val="24"/>
            </w:rPr>
          </w:rPrChange>
        </w:rPr>
        <w:t>5.1 Architectural Style</w:t>
      </w:r>
      <w:bookmarkEnd w:id="1324"/>
      <w:bookmarkEnd w:id="1325"/>
    </w:p>
    <w:p w14:paraId="79C0CFBF" w14:textId="77777777" w:rsidR="00B02477" w:rsidRDefault="00000000">
      <w:pPr>
        <w:rPr>
          <w:ins w:id="1327" w:author="Anzalna Saeed" w:date="2026-09-22T09:50:00Z" w16du:dateUtc="2026-09-22T04:50:00Z"/>
        </w:rPr>
      </w:pPr>
      <w:r w:rsidRPr="00870BA1">
        <w:t>The system follows a layered, pipeline architecture with a pluggable base-model interface. The core design principle is separation between the base translation model (which we do not control or retrain) and our validation/correction layer (which is where domain expertise, glossary logic, and feedback-driven improvement live). This keeps the base model swappable and isolates our value-add for evaluation.</w:t>
      </w:r>
    </w:p>
    <w:p w14:paraId="73C4396A" w14:textId="77777777" w:rsidR="00372A68" w:rsidRDefault="00372A68">
      <w:pPr>
        <w:rPr>
          <w:ins w:id="1328" w:author="Anzalna Saeed" w:date="2026-09-22T09:50:00Z" w16du:dateUtc="2026-09-22T04:50:00Z"/>
        </w:rPr>
      </w:pPr>
    </w:p>
    <w:p w14:paraId="234C0564" w14:textId="7B4B0E0E" w:rsidR="00530E52" w:rsidRPr="00530E52" w:rsidRDefault="00530E52" w:rsidP="00530E52">
      <w:pPr>
        <w:jc w:val="center"/>
        <w:rPr>
          <w:ins w:id="1329" w:author="Anzalna Saeed" w:date="2026-09-27T22:28:00Z"/>
        </w:rPr>
      </w:pPr>
      <w:ins w:id="1330" w:author="Anzalna Saeed" w:date="2026-09-27T22:28:00Z">
        <w:r w:rsidRPr="00530E52">
          <w:lastRenderedPageBreak/>
          <w:drawing>
            <wp:inline distT="0" distB="0" distL="0" distR="0" wp14:anchorId="19711C01" wp14:editId="0A3D4DFC">
              <wp:extent cx="5176875" cy="5667154"/>
              <wp:effectExtent l="0" t="0" r="5080" b="0"/>
              <wp:docPr id="541818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85922" cy="5677058"/>
                      </a:xfrm>
                      <a:prstGeom prst="rect">
                        <a:avLst/>
                      </a:prstGeom>
                      <a:noFill/>
                      <a:ln>
                        <a:noFill/>
                      </a:ln>
                    </pic:spPr>
                  </pic:pic>
                </a:graphicData>
              </a:graphic>
            </wp:inline>
          </w:drawing>
        </w:r>
      </w:ins>
    </w:p>
    <w:p w14:paraId="4C1ECF57" w14:textId="0BAB3F2C" w:rsidR="00372A68" w:rsidRPr="00372A68" w:rsidRDefault="00372A68">
      <w:pPr>
        <w:jc w:val="center"/>
        <w:rPr>
          <w:ins w:id="1331" w:author="Anzalna Saeed" w:date="2026-09-22T09:50:00Z"/>
        </w:rPr>
        <w:pPrChange w:id="1332" w:author="Anzalna Saeed" w:date="2026-09-22T09:50:00Z" w16du:dateUtc="2026-09-22T04:50:00Z">
          <w:pPr/>
        </w:pPrChange>
      </w:pPr>
    </w:p>
    <w:p w14:paraId="480164DE" w14:textId="77777777" w:rsidR="00372A68" w:rsidRPr="00870BA1" w:rsidRDefault="00372A68">
      <w:pPr>
        <w:pPrChange w:id="1333" w:author="Anzalna Saeed" w:date="2026-09-21T23:36:00Z" w16du:dateUtc="2026-09-21T18:36:00Z">
          <w:pPr>
            <w:spacing w:after="160" w:line="276" w:lineRule="auto"/>
          </w:pPr>
        </w:pPrChange>
      </w:pPr>
    </w:p>
    <w:p w14:paraId="74EEC58C" w14:textId="77777777" w:rsidR="00B02477" w:rsidRPr="00541602" w:rsidRDefault="00000000">
      <w:pPr>
        <w:pStyle w:val="Heading2"/>
        <w:pPrChange w:id="1334" w:author="Anzalna Saeed" w:date="2026-09-21T23:32:00Z" w16du:dateUtc="2026-09-21T18:32:00Z">
          <w:pPr>
            <w:pStyle w:val="Heading2"/>
            <w:spacing w:before="260"/>
          </w:pPr>
        </w:pPrChange>
      </w:pPr>
      <w:bookmarkStart w:id="1335" w:name="_Toc240921966"/>
      <w:bookmarkStart w:id="1336" w:name="_Toc241440715"/>
      <w:r w:rsidRPr="00541602">
        <w:rPr>
          <w:rPrChange w:id="1337" w:author="Anzalna Saeed" w:date="2026-09-21T23:32:00Z" w16du:dateUtc="2026-09-21T18:32:00Z">
            <w:rPr>
              <w:rFonts w:cs="Times New Roman"/>
              <w:bCs/>
              <w:color w:val="1F4E5F"/>
              <w:sz w:val="24"/>
              <w:szCs w:val="24"/>
            </w:rPr>
          </w:rPrChange>
        </w:rPr>
        <w:t>5.2 Pipeline / Component Breakdown</w:t>
      </w:r>
      <w:bookmarkEnd w:id="1335"/>
      <w:bookmarkEnd w:id="1336"/>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900"/>
        <w:gridCol w:w="6460"/>
      </w:tblGrid>
      <w:tr w:rsidR="00B02477" w:rsidRPr="00870BA1" w14:paraId="0A3D1708" w14:textId="77777777">
        <w:trPr>
          <w:tblHeader/>
        </w:trPr>
        <w:tc>
          <w:tcPr>
            <w:tcW w:w="2900" w:type="dxa"/>
            <w:shd w:val="clear" w:color="auto" w:fill="1F4E5F"/>
            <w:tcMar>
              <w:top w:w="80" w:type="dxa"/>
              <w:left w:w="100" w:type="dxa"/>
              <w:bottom w:w="80" w:type="dxa"/>
              <w:right w:w="100" w:type="dxa"/>
            </w:tcMar>
            <w:vAlign w:val="center"/>
          </w:tcPr>
          <w:p w14:paraId="071D931C" w14:textId="77777777" w:rsidR="00B02477" w:rsidRPr="00870BA1" w:rsidRDefault="00000000" w:rsidP="00541602">
            <w:r w:rsidRPr="00870BA1">
              <w:rPr>
                <w:rPrChange w:id="1338" w:author="Anzalna Saeed" w:date="2026-09-21T23:18:00Z" w16du:dateUtc="2026-09-21T18:18:00Z">
                  <w:rPr>
                    <w:rFonts w:cs="Times New Roman"/>
                    <w:b/>
                    <w:bCs/>
                    <w:color w:val="FFFFFF"/>
                    <w:sz w:val="19"/>
                    <w:szCs w:val="19"/>
                  </w:rPr>
                </w:rPrChange>
              </w:rPr>
              <w:t>Stage</w:t>
            </w:r>
          </w:p>
        </w:tc>
        <w:tc>
          <w:tcPr>
            <w:tcW w:w="6460" w:type="dxa"/>
            <w:shd w:val="clear" w:color="auto" w:fill="1F4E5F"/>
            <w:tcMar>
              <w:top w:w="80" w:type="dxa"/>
              <w:left w:w="100" w:type="dxa"/>
              <w:bottom w:w="80" w:type="dxa"/>
              <w:right w:w="100" w:type="dxa"/>
            </w:tcMar>
            <w:vAlign w:val="center"/>
          </w:tcPr>
          <w:p w14:paraId="14A14768" w14:textId="77777777" w:rsidR="00B02477" w:rsidRPr="00870BA1" w:rsidRDefault="00000000" w:rsidP="00541602">
            <w:r w:rsidRPr="00870BA1">
              <w:rPr>
                <w:rPrChange w:id="1339" w:author="Anzalna Saeed" w:date="2026-09-21T23:18:00Z" w16du:dateUtc="2026-09-21T18:18:00Z">
                  <w:rPr>
                    <w:rFonts w:cs="Times New Roman"/>
                    <w:b/>
                    <w:bCs/>
                    <w:color w:val="FFFFFF"/>
                    <w:sz w:val="19"/>
                    <w:szCs w:val="19"/>
                  </w:rPr>
                </w:rPrChange>
              </w:rPr>
              <w:t>Responsibility</w:t>
            </w:r>
          </w:p>
        </w:tc>
      </w:tr>
      <w:tr w:rsidR="00B02477" w:rsidRPr="00870BA1" w14:paraId="059FC865" w14:textId="77777777">
        <w:tc>
          <w:tcPr>
            <w:tcW w:w="2900" w:type="dxa"/>
            <w:tcMar>
              <w:top w:w="80" w:type="dxa"/>
              <w:left w:w="100" w:type="dxa"/>
              <w:bottom w:w="80" w:type="dxa"/>
              <w:right w:w="100" w:type="dxa"/>
            </w:tcMar>
            <w:vAlign w:val="center"/>
          </w:tcPr>
          <w:p w14:paraId="64A954DD" w14:textId="77777777" w:rsidR="00B02477" w:rsidRPr="00870BA1" w:rsidRDefault="00000000" w:rsidP="00541602">
            <w:r w:rsidRPr="00870BA1">
              <w:rPr>
                <w:rPrChange w:id="1340" w:author="Anzalna Saeed" w:date="2026-09-21T23:18:00Z" w16du:dateUtc="2026-09-21T18:18:00Z">
                  <w:rPr>
                    <w:rFonts w:cs="Times New Roman"/>
                    <w:color w:val="000000"/>
                    <w:sz w:val="19"/>
                    <w:szCs w:val="19"/>
                  </w:rPr>
                </w:rPrChange>
              </w:rPr>
              <w:t>1. Client Layer</w:t>
            </w:r>
          </w:p>
        </w:tc>
        <w:tc>
          <w:tcPr>
            <w:tcW w:w="6460" w:type="dxa"/>
            <w:tcMar>
              <w:top w:w="80" w:type="dxa"/>
              <w:left w:w="100" w:type="dxa"/>
              <w:bottom w:w="80" w:type="dxa"/>
              <w:right w:w="100" w:type="dxa"/>
            </w:tcMar>
            <w:vAlign w:val="center"/>
          </w:tcPr>
          <w:p w14:paraId="4F297CA6" w14:textId="77777777" w:rsidR="00B02477" w:rsidRPr="00870BA1" w:rsidRDefault="00000000" w:rsidP="00541602">
            <w:r w:rsidRPr="00870BA1">
              <w:rPr>
                <w:rPrChange w:id="1341" w:author="Anzalna Saeed" w:date="2026-09-21T23:18:00Z" w16du:dateUtc="2026-09-21T18:18:00Z">
                  <w:rPr>
                    <w:rFonts w:cs="Times New Roman"/>
                    <w:color w:val="000000"/>
                    <w:sz w:val="19"/>
                    <w:szCs w:val="19"/>
                  </w:rPr>
                </w:rPrChange>
              </w:rPr>
              <w:t>Web/mobile UI. Handles RTL/LTR rendering, input box, history view, thumbs up/down controls, confidence display.</w:t>
            </w:r>
          </w:p>
        </w:tc>
      </w:tr>
      <w:tr w:rsidR="00B02477" w:rsidRPr="00870BA1" w14:paraId="34896868" w14:textId="77777777">
        <w:tc>
          <w:tcPr>
            <w:tcW w:w="2900" w:type="dxa"/>
            <w:shd w:val="clear" w:color="auto" w:fill="F5F9FA"/>
            <w:tcMar>
              <w:top w:w="80" w:type="dxa"/>
              <w:left w:w="100" w:type="dxa"/>
              <w:bottom w:w="80" w:type="dxa"/>
              <w:right w:w="100" w:type="dxa"/>
            </w:tcMar>
            <w:vAlign w:val="center"/>
          </w:tcPr>
          <w:p w14:paraId="5DD7873B" w14:textId="77777777" w:rsidR="00B02477" w:rsidRPr="00870BA1" w:rsidRDefault="00000000" w:rsidP="00541602">
            <w:r w:rsidRPr="00870BA1">
              <w:rPr>
                <w:rPrChange w:id="1342" w:author="Anzalna Saeed" w:date="2026-09-21T23:18:00Z" w16du:dateUtc="2026-09-21T18:18:00Z">
                  <w:rPr>
                    <w:rFonts w:cs="Times New Roman"/>
                    <w:color w:val="000000"/>
                    <w:sz w:val="19"/>
                    <w:szCs w:val="19"/>
                  </w:rPr>
                </w:rPrChange>
              </w:rPr>
              <w:t>2. API Gateway</w:t>
            </w:r>
          </w:p>
        </w:tc>
        <w:tc>
          <w:tcPr>
            <w:tcW w:w="6460" w:type="dxa"/>
            <w:shd w:val="clear" w:color="auto" w:fill="F5F9FA"/>
            <w:tcMar>
              <w:top w:w="80" w:type="dxa"/>
              <w:left w:w="100" w:type="dxa"/>
              <w:bottom w:w="80" w:type="dxa"/>
              <w:right w:w="100" w:type="dxa"/>
            </w:tcMar>
            <w:vAlign w:val="center"/>
          </w:tcPr>
          <w:p w14:paraId="306BD9A5" w14:textId="77777777" w:rsidR="00B02477" w:rsidRPr="00870BA1" w:rsidRDefault="00000000" w:rsidP="00541602">
            <w:r w:rsidRPr="00870BA1">
              <w:rPr>
                <w:rPrChange w:id="1343" w:author="Anzalna Saeed" w:date="2026-09-21T23:18:00Z" w16du:dateUtc="2026-09-21T18:18:00Z">
                  <w:rPr>
                    <w:rFonts w:cs="Times New Roman"/>
                    <w:color w:val="000000"/>
                    <w:sz w:val="19"/>
                    <w:szCs w:val="19"/>
                  </w:rPr>
                </w:rPrChange>
              </w:rPr>
              <w:t>Auth, rate limiting, request routing to the translation service.</w:t>
            </w:r>
          </w:p>
        </w:tc>
      </w:tr>
      <w:tr w:rsidR="00B02477" w:rsidRPr="00870BA1" w14:paraId="6312F67E" w14:textId="77777777">
        <w:tc>
          <w:tcPr>
            <w:tcW w:w="2900" w:type="dxa"/>
            <w:tcMar>
              <w:top w:w="80" w:type="dxa"/>
              <w:left w:w="100" w:type="dxa"/>
              <w:bottom w:w="80" w:type="dxa"/>
              <w:right w:w="100" w:type="dxa"/>
            </w:tcMar>
            <w:vAlign w:val="center"/>
          </w:tcPr>
          <w:p w14:paraId="167732FA" w14:textId="77777777" w:rsidR="00B02477" w:rsidRPr="00870BA1" w:rsidRDefault="00000000" w:rsidP="00541602">
            <w:r w:rsidRPr="00870BA1">
              <w:rPr>
                <w:rPrChange w:id="1344" w:author="Anzalna Saeed" w:date="2026-09-21T23:18:00Z" w16du:dateUtc="2026-09-21T18:18:00Z">
                  <w:rPr>
                    <w:rFonts w:cs="Times New Roman"/>
                    <w:color w:val="000000"/>
                    <w:sz w:val="19"/>
                    <w:szCs w:val="19"/>
                  </w:rPr>
                </w:rPrChange>
              </w:rPr>
              <w:t>3. Preprocessing Module</w:t>
            </w:r>
          </w:p>
        </w:tc>
        <w:tc>
          <w:tcPr>
            <w:tcW w:w="6460" w:type="dxa"/>
            <w:tcMar>
              <w:top w:w="80" w:type="dxa"/>
              <w:left w:w="100" w:type="dxa"/>
              <w:bottom w:w="80" w:type="dxa"/>
              <w:right w:w="100" w:type="dxa"/>
            </w:tcMar>
            <w:vAlign w:val="center"/>
          </w:tcPr>
          <w:p w14:paraId="75EB6873" w14:textId="77777777" w:rsidR="00B02477" w:rsidRPr="00870BA1" w:rsidRDefault="00000000" w:rsidP="00541602">
            <w:r w:rsidRPr="00870BA1">
              <w:rPr>
                <w:rPrChange w:id="1345" w:author="Anzalna Saeed" w:date="2026-09-21T23:18:00Z" w16du:dateUtc="2026-09-21T18:18:00Z">
                  <w:rPr>
                    <w:rFonts w:cs="Times New Roman"/>
                    <w:color w:val="000000"/>
                    <w:sz w:val="19"/>
                    <w:szCs w:val="19"/>
                  </w:rPr>
                </w:rPrChange>
              </w:rPr>
              <w:t>Language/script detection (English vs. Urdu script vs. Roman Urdu), text normalization, typo correction, short-form expansion.</w:t>
            </w:r>
          </w:p>
        </w:tc>
      </w:tr>
      <w:tr w:rsidR="00B02477" w:rsidRPr="00870BA1" w14:paraId="49276CE5" w14:textId="77777777">
        <w:tc>
          <w:tcPr>
            <w:tcW w:w="2900" w:type="dxa"/>
            <w:shd w:val="clear" w:color="auto" w:fill="F5F9FA"/>
            <w:tcMar>
              <w:top w:w="80" w:type="dxa"/>
              <w:left w:w="100" w:type="dxa"/>
              <w:bottom w:w="80" w:type="dxa"/>
              <w:right w:w="100" w:type="dxa"/>
            </w:tcMar>
            <w:vAlign w:val="center"/>
          </w:tcPr>
          <w:p w14:paraId="69871D35" w14:textId="77777777" w:rsidR="00B02477" w:rsidRPr="00870BA1" w:rsidRDefault="00000000" w:rsidP="00541602">
            <w:r w:rsidRPr="00870BA1">
              <w:rPr>
                <w:rPrChange w:id="1346" w:author="Anzalna Saeed" w:date="2026-09-21T23:18:00Z" w16du:dateUtc="2026-09-21T18:18:00Z">
                  <w:rPr>
                    <w:rFonts w:cs="Times New Roman"/>
                    <w:color w:val="000000"/>
                    <w:sz w:val="19"/>
                    <w:szCs w:val="19"/>
                  </w:rPr>
                </w:rPrChange>
              </w:rPr>
              <w:t>4. Base Translation Model (wrapped)</w:t>
            </w:r>
          </w:p>
        </w:tc>
        <w:tc>
          <w:tcPr>
            <w:tcW w:w="6460" w:type="dxa"/>
            <w:shd w:val="clear" w:color="auto" w:fill="F5F9FA"/>
            <w:tcMar>
              <w:top w:w="80" w:type="dxa"/>
              <w:left w:w="100" w:type="dxa"/>
              <w:bottom w:w="80" w:type="dxa"/>
              <w:right w:w="100" w:type="dxa"/>
            </w:tcMar>
            <w:vAlign w:val="center"/>
          </w:tcPr>
          <w:p w14:paraId="7F78677F" w14:textId="77777777" w:rsidR="00B02477" w:rsidRPr="00870BA1" w:rsidRDefault="00000000" w:rsidP="00541602">
            <w:r w:rsidRPr="00870BA1">
              <w:rPr>
                <w:rPrChange w:id="1347" w:author="Anzalna Saeed" w:date="2026-09-21T23:18:00Z" w16du:dateUtc="2026-09-21T18:18:00Z">
                  <w:rPr>
                    <w:rFonts w:cs="Times New Roman"/>
                    <w:color w:val="000000"/>
                    <w:sz w:val="19"/>
                    <w:szCs w:val="19"/>
                  </w:rPr>
                </w:rPrChange>
              </w:rPr>
              <w:t>Third-party MT/LLM API (pluggable — e.g., a GPT-class model, NLLB, or a commercial MT API) that produces the initial raw translation.</w:t>
            </w:r>
          </w:p>
        </w:tc>
      </w:tr>
      <w:tr w:rsidR="00B02477" w:rsidRPr="00870BA1" w14:paraId="0D66ECC1" w14:textId="77777777">
        <w:tc>
          <w:tcPr>
            <w:tcW w:w="2900" w:type="dxa"/>
            <w:tcMar>
              <w:top w:w="80" w:type="dxa"/>
              <w:left w:w="100" w:type="dxa"/>
              <w:bottom w:w="80" w:type="dxa"/>
              <w:right w:w="100" w:type="dxa"/>
            </w:tcMar>
            <w:vAlign w:val="center"/>
          </w:tcPr>
          <w:p w14:paraId="08896D7A" w14:textId="77777777" w:rsidR="00B02477" w:rsidRPr="00870BA1" w:rsidRDefault="00000000" w:rsidP="00541602">
            <w:r w:rsidRPr="00870BA1">
              <w:rPr>
                <w:rPrChange w:id="1348" w:author="Anzalna Saeed" w:date="2026-09-21T23:18:00Z" w16du:dateUtc="2026-09-21T18:18:00Z">
                  <w:rPr>
                    <w:rFonts w:cs="Times New Roman"/>
                    <w:color w:val="000000"/>
                    <w:sz w:val="19"/>
                    <w:szCs w:val="19"/>
                  </w:rPr>
                </w:rPrChange>
              </w:rPr>
              <w:t>5. Validation &amp; Correction Layer</w:t>
            </w:r>
          </w:p>
        </w:tc>
        <w:tc>
          <w:tcPr>
            <w:tcW w:w="6460" w:type="dxa"/>
            <w:tcMar>
              <w:top w:w="80" w:type="dxa"/>
              <w:left w:w="100" w:type="dxa"/>
              <w:bottom w:w="80" w:type="dxa"/>
              <w:right w:w="100" w:type="dxa"/>
            </w:tcMar>
            <w:vAlign w:val="center"/>
          </w:tcPr>
          <w:p w14:paraId="1B39A475" w14:textId="77777777" w:rsidR="00B02477" w:rsidRPr="00870BA1" w:rsidRDefault="00000000" w:rsidP="00541602">
            <w:r w:rsidRPr="00870BA1">
              <w:rPr>
                <w:rPrChange w:id="1349" w:author="Anzalna Saeed" w:date="2026-09-21T23:18:00Z" w16du:dateUtc="2026-09-21T18:18:00Z">
                  <w:rPr>
                    <w:rFonts w:cs="Times New Roman"/>
                    <w:color w:val="000000"/>
                    <w:sz w:val="19"/>
                    <w:szCs w:val="19"/>
                  </w:rPr>
                </w:rPrChange>
              </w:rPr>
              <w:t xml:space="preserve">Our system’s core differentiator: checks the raw translation against the glossary, corrects jargon/short-form/idiom </w:t>
            </w:r>
            <w:r w:rsidRPr="00870BA1">
              <w:rPr>
                <w:rPrChange w:id="1350" w:author="Anzalna Saeed" w:date="2026-09-21T23:18:00Z" w16du:dateUtc="2026-09-21T18:18:00Z">
                  <w:rPr>
                    <w:rFonts w:cs="Times New Roman"/>
                    <w:color w:val="000000"/>
                    <w:sz w:val="19"/>
                    <w:szCs w:val="19"/>
                  </w:rPr>
                </w:rPrChange>
              </w:rPr>
              <w:lastRenderedPageBreak/>
              <w:t>mistranslations, verifies intent preservation, and re-ranks alternate phrasings.</w:t>
            </w:r>
          </w:p>
        </w:tc>
      </w:tr>
      <w:tr w:rsidR="00B02477" w:rsidRPr="00870BA1" w14:paraId="0E04B15E" w14:textId="77777777">
        <w:tc>
          <w:tcPr>
            <w:tcW w:w="2900" w:type="dxa"/>
            <w:shd w:val="clear" w:color="auto" w:fill="F5F9FA"/>
            <w:tcMar>
              <w:top w:w="80" w:type="dxa"/>
              <w:left w:w="100" w:type="dxa"/>
              <w:bottom w:w="80" w:type="dxa"/>
              <w:right w:w="100" w:type="dxa"/>
            </w:tcMar>
            <w:vAlign w:val="center"/>
          </w:tcPr>
          <w:p w14:paraId="40957032" w14:textId="77777777" w:rsidR="00B02477" w:rsidRPr="00870BA1" w:rsidRDefault="00000000" w:rsidP="00541602">
            <w:r w:rsidRPr="00870BA1">
              <w:rPr>
                <w:rPrChange w:id="1351" w:author="Anzalna Saeed" w:date="2026-09-21T23:18:00Z" w16du:dateUtc="2026-09-21T18:18:00Z">
                  <w:rPr>
                    <w:rFonts w:cs="Times New Roman"/>
                    <w:color w:val="000000"/>
                    <w:sz w:val="19"/>
                    <w:szCs w:val="19"/>
                  </w:rPr>
                </w:rPrChange>
              </w:rPr>
              <w:lastRenderedPageBreak/>
              <w:t>6. Glossary / Terminology Store</w:t>
            </w:r>
          </w:p>
        </w:tc>
        <w:tc>
          <w:tcPr>
            <w:tcW w:w="6460" w:type="dxa"/>
            <w:shd w:val="clear" w:color="auto" w:fill="F5F9FA"/>
            <w:tcMar>
              <w:top w:w="80" w:type="dxa"/>
              <w:left w:w="100" w:type="dxa"/>
              <w:bottom w:w="80" w:type="dxa"/>
              <w:right w:w="100" w:type="dxa"/>
            </w:tcMar>
            <w:vAlign w:val="center"/>
          </w:tcPr>
          <w:p w14:paraId="3FFDFDF7" w14:textId="77777777" w:rsidR="00B02477" w:rsidRPr="00870BA1" w:rsidRDefault="00000000" w:rsidP="00541602">
            <w:r w:rsidRPr="00870BA1">
              <w:rPr>
                <w:rPrChange w:id="1352" w:author="Anzalna Saeed" w:date="2026-09-21T23:18:00Z" w16du:dateUtc="2026-09-21T18:18:00Z">
                  <w:rPr>
                    <w:rFonts w:cs="Times New Roman"/>
                    <w:color w:val="000000"/>
                    <w:sz w:val="19"/>
                    <w:szCs w:val="19"/>
                  </w:rPr>
                </w:rPrChange>
              </w:rPr>
              <w:t>Curated + growing dictionary of technical terms, abbreviations, and Roman Urdu–to–standard mappings consulted by the validation layer.</w:t>
            </w:r>
          </w:p>
        </w:tc>
      </w:tr>
      <w:tr w:rsidR="00B02477" w:rsidRPr="00870BA1" w14:paraId="34608312" w14:textId="77777777">
        <w:tc>
          <w:tcPr>
            <w:tcW w:w="2900" w:type="dxa"/>
            <w:tcMar>
              <w:top w:w="80" w:type="dxa"/>
              <w:left w:w="100" w:type="dxa"/>
              <w:bottom w:w="80" w:type="dxa"/>
              <w:right w:w="100" w:type="dxa"/>
            </w:tcMar>
            <w:vAlign w:val="center"/>
          </w:tcPr>
          <w:p w14:paraId="6515254F" w14:textId="77777777" w:rsidR="00B02477" w:rsidRPr="00870BA1" w:rsidRDefault="00000000" w:rsidP="00541602">
            <w:r w:rsidRPr="00870BA1">
              <w:rPr>
                <w:rPrChange w:id="1353" w:author="Anzalna Saeed" w:date="2026-09-21T23:18:00Z" w16du:dateUtc="2026-09-21T18:18:00Z">
                  <w:rPr>
                    <w:rFonts w:cs="Times New Roman"/>
                    <w:color w:val="000000"/>
                    <w:sz w:val="19"/>
                    <w:szCs w:val="19"/>
                  </w:rPr>
                </w:rPrChange>
              </w:rPr>
              <w:t>7. Change-Detection / Diff Module</w:t>
            </w:r>
          </w:p>
        </w:tc>
        <w:tc>
          <w:tcPr>
            <w:tcW w:w="6460" w:type="dxa"/>
            <w:tcMar>
              <w:top w:w="80" w:type="dxa"/>
              <w:left w:w="100" w:type="dxa"/>
              <w:bottom w:w="80" w:type="dxa"/>
              <w:right w:w="100" w:type="dxa"/>
            </w:tcMar>
            <w:vAlign w:val="center"/>
          </w:tcPr>
          <w:p w14:paraId="77453072" w14:textId="77777777" w:rsidR="00B02477" w:rsidRPr="00870BA1" w:rsidRDefault="00000000" w:rsidP="00541602">
            <w:r w:rsidRPr="00870BA1">
              <w:rPr>
                <w:rPrChange w:id="1354" w:author="Anzalna Saeed" w:date="2026-09-21T23:18:00Z" w16du:dateUtc="2026-09-21T18:18:00Z">
                  <w:rPr>
                    <w:rFonts w:cs="Times New Roman"/>
                    <w:color w:val="000000"/>
                    <w:sz w:val="19"/>
                    <w:szCs w:val="19"/>
                  </w:rPr>
                </w:rPrChange>
              </w:rPr>
              <w:t>Computes and logs the diff between the base model’s raw output and the validation layer’s corrected output for every request (see Section 9).</w:t>
            </w:r>
          </w:p>
        </w:tc>
      </w:tr>
      <w:tr w:rsidR="00B02477" w:rsidRPr="00870BA1" w14:paraId="4BD10AAF" w14:textId="77777777">
        <w:tc>
          <w:tcPr>
            <w:tcW w:w="2900" w:type="dxa"/>
            <w:shd w:val="clear" w:color="auto" w:fill="F5F9FA"/>
            <w:tcMar>
              <w:top w:w="80" w:type="dxa"/>
              <w:left w:w="100" w:type="dxa"/>
              <w:bottom w:w="80" w:type="dxa"/>
              <w:right w:w="100" w:type="dxa"/>
            </w:tcMar>
            <w:vAlign w:val="center"/>
          </w:tcPr>
          <w:p w14:paraId="7591148A" w14:textId="77777777" w:rsidR="00B02477" w:rsidRPr="00870BA1" w:rsidRDefault="00000000" w:rsidP="00541602">
            <w:r w:rsidRPr="00870BA1">
              <w:rPr>
                <w:rPrChange w:id="1355" w:author="Anzalna Saeed" w:date="2026-09-21T23:18:00Z" w16du:dateUtc="2026-09-21T18:18:00Z">
                  <w:rPr>
                    <w:rFonts w:cs="Times New Roman"/>
                    <w:color w:val="000000"/>
                    <w:sz w:val="19"/>
                    <w:szCs w:val="19"/>
                  </w:rPr>
                </w:rPrChange>
              </w:rPr>
              <w:t>8. History &amp; Feedback Store</w:t>
            </w:r>
          </w:p>
        </w:tc>
        <w:tc>
          <w:tcPr>
            <w:tcW w:w="6460" w:type="dxa"/>
            <w:shd w:val="clear" w:color="auto" w:fill="F5F9FA"/>
            <w:tcMar>
              <w:top w:w="80" w:type="dxa"/>
              <w:left w:w="100" w:type="dxa"/>
              <w:bottom w:w="80" w:type="dxa"/>
              <w:right w:w="100" w:type="dxa"/>
            </w:tcMar>
            <w:vAlign w:val="center"/>
          </w:tcPr>
          <w:p w14:paraId="59CDEB84" w14:textId="77777777" w:rsidR="00B02477" w:rsidRPr="00870BA1" w:rsidRDefault="00000000" w:rsidP="00541602">
            <w:r w:rsidRPr="00870BA1">
              <w:rPr>
                <w:rPrChange w:id="1356" w:author="Anzalna Saeed" w:date="2026-09-21T23:18:00Z" w16du:dateUtc="2026-09-21T18:18:00Z">
                  <w:rPr>
                    <w:rFonts w:cs="Times New Roman"/>
                    <w:color w:val="000000"/>
                    <w:sz w:val="19"/>
                    <w:szCs w:val="19"/>
                  </w:rPr>
                </w:rPrChange>
              </w:rPr>
              <w:t>Per-user translation history and thumbs up/down feedback, linked to the diff log.</w:t>
            </w:r>
          </w:p>
        </w:tc>
      </w:tr>
      <w:tr w:rsidR="00B02477" w:rsidRPr="00870BA1" w14:paraId="788B3254" w14:textId="77777777">
        <w:tc>
          <w:tcPr>
            <w:tcW w:w="2900" w:type="dxa"/>
            <w:tcMar>
              <w:top w:w="80" w:type="dxa"/>
              <w:left w:w="100" w:type="dxa"/>
              <w:bottom w:w="80" w:type="dxa"/>
              <w:right w:w="100" w:type="dxa"/>
            </w:tcMar>
            <w:vAlign w:val="center"/>
          </w:tcPr>
          <w:p w14:paraId="2D93AC59" w14:textId="77777777" w:rsidR="00B02477" w:rsidRPr="00870BA1" w:rsidRDefault="00000000" w:rsidP="00541602">
            <w:r w:rsidRPr="00870BA1">
              <w:rPr>
                <w:rPrChange w:id="1357" w:author="Anzalna Saeed" w:date="2026-09-21T23:18:00Z" w16du:dateUtc="2026-09-21T18:18:00Z">
                  <w:rPr>
                    <w:rFonts w:cs="Times New Roman"/>
                    <w:color w:val="000000"/>
                    <w:sz w:val="19"/>
                    <w:szCs w:val="19"/>
                  </w:rPr>
                </w:rPrChange>
              </w:rPr>
              <w:t>9. Evaluation &amp; Monitoring Service</w:t>
            </w:r>
          </w:p>
        </w:tc>
        <w:tc>
          <w:tcPr>
            <w:tcW w:w="6460" w:type="dxa"/>
            <w:tcMar>
              <w:top w:w="80" w:type="dxa"/>
              <w:left w:w="100" w:type="dxa"/>
              <w:bottom w:w="80" w:type="dxa"/>
              <w:right w:w="100" w:type="dxa"/>
            </w:tcMar>
            <w:vAlign w:val="center"/>
          </w:tcPr>
          <w:p w14:paraId="1547A4D5" w14:textId="77777777" w:rsidR="00B02477" w:rsidRPr="00870BA1" w:rsidRDefault="00000000" w:rsidP="00541602">
            <w:r w:rsidRPr="00870BA1">
              <w:rPr>
                <w:rPrChange w:id="1358" w:author="Anzalna Saeed" w:date="2026-09-21T23:18:00Z" w16du:dateUtc="2026-09-21T18:18:00Z">
                  <w:rPr>
                    <w:rFonts w:cs="Times New Roman"/>
                    <w:color w:val="000000"/>
                    <w:sz w:val="19"/>
                    <w:szCs w:val="19"/>
                  </w:rPr>
                </w:rPrChange>
              </w:rPr>
              <w:t>Runs BLEU/</w:t>
            </w:r>
            <w:proofErr w:type="spellStart"/>
            <w:r w:rsidRPr="00870BA1">
              <w:rPr>
                <w:rPrChange w:id="1359" w:author="Anzalna Saeed" w:date="2026-09-21T23:18:00Z" w16du:dateUtc="2026-09-21T18:18:00Z">
                  <w:rPr>
                    <w:rFonts w:cs="Times New Roman"/>
                    <w:color w:val="000000"/>
                    <w:sz w:val="19"/>
                    <w:szCs w:val="19"/>
                  </w:rPr>
                </w:rPrChange>
              </w:rPr>
              <w:t>chrF</w:t>
            </w:r>
            <w:proofErr w:type="spellEnd"/>
            <w:r w:rsidRPr="00870BA1">
              <w:rPr>
                <w:rPrChange w:id="1360" w:author="Anzalna Saeed" w:date="2026-09-21T23:18:00Z" w16du:dateUtc="2026-09-21T18:18:00Z">
                  <w:rPr>
                    <w:rFonts w:cs="Times New Roman"/>
                    <w:color w:val="000000"/>
                    <w:sz w:val="19"/>
                    <w:szCs w:val="19"/>
                  </w:rPr>
                </w:rPrChange>
              </w:rPr>
              <w:t>++/human-eval pipelines against the evaluation dataset; aggregates feedback trends; feeds the admin dashboard.</w:t>
            </w:r>
          </w:p>
        </w:tc>
      </w:tr>
    </w:tbl>
    <w:p w14:paraId="0F16AE24" w14:textId="77777777" w:rsidR="00B02477" w:rsidRPr="00870BA1" w:rsidRDefault="00000000">
      <w:pPr>
        <w:spacing w:before="60" w:after="220"/>
        <w:rPr>
          <w:rFonts w:cs="Times New Roman"/>
        </w:rPr>
      </w:pPr>
      <w:r w:rsidRPr="00870BA1">
        <w:rPr>
          <w:rFonts w:cs="Times New Roman"/>
          <w:i/>
          <w:iCs/>
          <w:sz w:val="18"/>
          <w:szCs w:val="18"/>
          <w:rPrChange w:id="1361" w:author="Anzalna Saeed" w:date="2026-09-21T23:18:00Z" w16du:dateUtc="2026-09-21T18:18:00Z">
            <w:rPr>
              <w:rFonts w:cs="Times New Roman"/>
              <w:i/>
              <w:iCs/>
              <w:color w:val="595959"/>
              <w:sz w:val="18"/>
              <w:szCs w:val="18"/>
            </w:rPr>
          </w:rPrChange>
        </w:rPr>
        <w:t>Table 5.1 — End-to-end request pipeline, executed in order for every translation request.</w:t>
      </w:r>
    </w:p>
    <w:p w14:paraId="742344A9" w14:textId="77777777" w:rsidR="00B02477" w:rsidRPr="00541602" w:rsidRDefault="00000000">
      <w:pPr>
        <w:pStyle w:val="Heading2"/>
        <w:pPrChange w:id="1362" w:author="Anzalna Saeed" w:date="2026-09-21T23:33:00Z" w16du:dateUtc="2026-09-21T18:33:00Z">
          <w:pPr>
            <w:pStyle w:val="Heading2"/>
            <w:spacing w:before="260"/>
          </w:pPr>
        </w:pPrChange>
      </w:pPr>
      <w:bookmarkStart w:id="1363" w:name="_Toc240921967"/>
      <w:bookmarkStart w:id="1364" w:name="_Toc241440716"/>
      <w:r w:rsidRPr="00541602">
        <w:rPr>
          <w:rPrChange w:id="1365" w:author="Anzalna Saeed" w:date="2026-09-21T23:33:00Z" w16du:dateUtc="2026-09-21T18:33:00Z">
            <w:rPr>
              <w:rFonts w:cs="Times New Roman"/>
              <w:bCs/>
              <w:color w:val="1F4E5F"/>
              <w:sz w:val="24"/>
              <w:szCs w:val="24"/>
            </w:rPr>
          </w:rPrChange>
        </w:rPr>
        <w:t>5.3 Request Flow (Text Diagram)</w:t>
      </w:r>
      <w:bookmarkEnd w:id="1363"/>
      <w:bookmarkEnd w:id="1364"/>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9360"/>
      </w:tblGrid>
      <w:tr w:rsidR="00B02477" w:rsidRPr="00870BA1" w14:paraId="4D92A19D" w14:textId="77777777">
        <w:tc>
          <w:tcPr>
            <w:tcW w:w="0" w:type="auto"/>
            <w:shd w:val="clear" w:color="auto" w:fill="F5F9FA"/>
            <w:tcMar>
              <w:top w:w="160" w:type="dxa"/>
              <w:left w:w="200" w:type="dxa"/>
              <w:bottom w:w="160" w:type="dxa"/>
              <w:right w:w="200" w:type="dxa"/>
            </w:tcMar>
          </w:tcPr>
          <w:p w14:paraId="080E0055" w14:textId="77777777" w:rsidR="00B02477" w:rsidRPr="00870BA1" w:rsidRDefault="00000000">
            <w:pPr>
              <w:spacing w:after="160" w:line="276" w:lineRule="auto"/>
              <w:rPr>
                <w:rFonts w:cs="Times New Roman"/>
              </w:rPr>
            </w:pPr>
            <w:r w:rsidRPr="00870BA1">
              <w:rPr>
                <w:rFonts w:cs="Times New Roman"/>
                <w:b/>
                <w:bCs/>
                <w:sz w:val="21"/>
                <w:rPrChange w:id="1366" w:author="Anzalna Saeed" w:date="2026-09-21T23:18:00Z" w16du:dateUtc="2026-09-21T18:18:00Z">
                  <w:rPr>
                    <w:rFonts w:cs="Times New Roman"/>
                    <w:b/>
                    <w:bCs/>
                    <w:color w:val="1F4E5F"/>
                    <w:sz w:val="21"/>
                  </w:rPr>
                </w:rPrChange>
              </w:rPr>
              <w:t>User Input</w:t>
            </w:r>
          </w:p>
          <w:p w14:paraId="1C2F76F3" w14:textId="77777777" w:rsidR="00B02477" w:rsidRPr="00870BA1" w:rsidRDefault="00000000">
            <w:pPr>
              <w:spacing w:after="160" w:line="276" w:lineRule="auto"/>
              <w:rPr>
                <w:rFonts w:cs="Times New Roman"/>
              </w:rPr>
            </w:pPr>
            <w:r w:rsidRPr="00870BA1">
              <w:rPr>
                <w:rFonts w:cs="Times New Roman"/>
                <w:sz w:val="21"/>
              </w:rPr>
              <w:t xml:space="preserve">   ↓</w:t>
            </w:r>
          </w:p>
          <w:p w14:paraId="63F31959" w14:textId="77777777" w:rsidR="00B02477" w:rsidRPr="00870BA1" w:rsidRDefault="00000000">
            <w:pPr>
              <w:spacing w:after="160" w:line="276" w:lineRule="auto"/>
              <w:rPr>
                <w:rFonts w:cs="Times New Roman"/>
              </w:rPr>
            </w:pPr>
            <w:r w:rsidRPr="00870BA1">
              <w:rPr>
                <w:rFonts w:cs="Times New Roman"/>
                <w:sz w:val="21"/>
              </w:rPr>
              <w:t>Preprocessing (language detection → typo/short-form normalization)</w:t>
            </w:r>
          </w:p>
          <w:p w14:paraId="002059B5" w14:textId="77777777" w:rsidR="00B02477" w:rsidRPr="00870BA1" w:rsidRDefault="00000000">
            <w:pPr>
              <w:spacing w:after="160" w:line="276" w:lineRule="auto"/>
              <w:rPr>
                <w:rFonts w:cs="Times New Roman"/>
              </w:rPr>
            </w:pPr>
            <w:r w:rsidRPr="00870BA1">
              <w:rPr>
                <w:rFonts w:cs="Times New Roman"/>
                <w:sz w:val="21"/>
              </w:rPr>
              <w:t xml:space="preserve">   ↓</w:t>
            </w:r>
          </w:p>
          <w:p w14:paraId="741E1738" w14:textId="77777777" w:rsidR="00B02477" w:rsidRPr="00870BA1" w:rsidRDefault="00000000">
            <w:pPr>
              <w:spacing w:after="160" w:line="276" w:lineRule="auto"/>
              <w:rPr>
                <w:rFonts w:cs="Times New Roman"/>
              </w:rPr>
            </w:pPr>
            <w:r w:rsidRPr="00870BA1">
              <w:rPr>
                <w:rFonts w:cs="Times New Roman"/>
                <w:sz w:val="21"/>
              </w:rPr>
              <w:t xml:space="preserve">Base Translation </w:t>
            </w:r>
            <w:proofErr w:type="gramStart"/>
            <w:r w:rsidRPr="00870BA1">
              <w:rPr>
                <w:rFonts w:cs="Times New Roman"/>
                <w:sz w:val="21"/>
              </w:rPr>
              <w:t>Model  (</w:t>
            </w:r>
            <w:proofErr w:type="gramEnd"/>
            <w:r w:rsidRPr="00870BA1">
              <w:rPr>
                <w:rFonts w:cs="Times New Roman"/>
                <w:sz w:val="21"/>
              </w:rPr>
              <w:t>raw translation)</w:t>
            </w:r>
          </w:p>
          <w:p w14:paraId="416DAE77" w14:textId="77777777" w:rsidR="00B02477" w:rsidRPr="00870BA1" w:rsidRDefault="00000000">
            <w:pPr>
              <w:spacing w:after="160" w:line="276" w:lineRule="auto"/>
              <w:rPr>
                <w:rFonts w:cs="Times New Roman"/>
              </w:rPr>
            </w:pPr>
            <w:r w:rsidRPr="00870BA1">
              <w:rPr>
                <w:rFonts w:cs="Times New Roman"/>
                <w:sz w:val="21"/>
              </w:rPr>
              <w:t xml:space="preserve">   ↓</w:t>
            </w:r>
          </w:p>
          <w:p w14:paraId="27CADB7B" w14:textId="77777777" w:rsidR="00B02477" w:rsidRPr="00870BA1" w:rsidRDefault="00000000">
            <w:pPr>
              <w:spacing w:after="160" w:line="276" w:lineRule="auto"/>
              <w:rPr>
                <w:rFonts w:cs="Times New Roman"/>
              </w:rPr>
            </w:pPr>
            <w:r w:rsidRPr="00870BA1">
              <w:rPr>
                <w:rFonts w:cs="Times New Roman"/>
                <w:sz w:val="21"/>
              </w:rPr>
              <w:t xml:space="preserve">Validation &amp; Correction </w:t>
            </w:r>
            <w:proofErr w:type="gramStart"/>
            <w:r w:rsidRPr="00870BA1">
              <w:rPr>
                <w:rFonts w:cs="Times New Roman"/>
                <w:sz w:val="21"/>
              </w:rPr>
              <w:t>Layer  ↔</w:t>
            </w:r>
            <w:proofErr w:type="gramEnd"/>
            <w:r w:rsidRPr="00870BA1">
              <w:rPr>
                <w:rFonts w:cs="Times New Roman"/>
                <w:sz w:val="21"/>
              </w:rPr>
              <w:t xml:space="preserve">  Glossary / Terminology Store</w:t>
            </w:r>
          </w:p>
          <w:p w14:paraId="2C52C5C4" w14:textId="77777777" w:rsidR="00B02477" w:rsidRPr="00870BA1" w:rsidRDefault="00000000">
            <w:pPr>
              <w:spacing w:after="160" w:line="276" w:lineRule="auto"/>
              <w:rPr>
                <w:rFonts w:cs="Times New Roman"/>
              </w:rPr>
            </w:pPr>
            <w:r w:rsidRPr="00870BA1">
              <w:rPr>
                <w:rFonts w:cs="Times New Roman"/>
                <w:sz w:val="21"/>
              </w:rPr>
              <w:t xml:space="preserve">   ↓</w:t>
            </w:r>
          </w:p>
          <w:p w14:paraId="7E79C000" w14:textId="77777777" w:rsidR="00B02477" w:rsidRPr="00870BA1" w:rsidRDefault="00000000">
            <w:pPr>
              <w:spacing w:after="160" w:line="276" w:lineRule="auto"/>
              <w:rPr>
                <w:rFonts w:cs="Times New Roman"/>
              </w:rPr>
            </w:pPr>
            <w:r w:rsidRPr="00870BA1">
              <w:rPr>
                <w:rFonts w:cs="Times New Roman"/>
                <w:sz w:val="21"/>
              </w:rPr>
              <w:t xml:space="preserve">Change-Detection </w:t>
            </w:r>
            <w:proofErr w:type="gramStart"/>
            <w:r w:rsidRPr="00870BA1">
              <w:rPr>
                <w:rFonts w:cs="Times New Roman"/>
                <w:sz w:val="21"/>
              </w:rPr>
              <w:t>Module  →</w:t>
            </w:r>
            <w:proofErr w:type="gramEnd"/>
            <w:r w:rsidRPr="00870BA1">
              <w:rPr>
                <w:rFonts w:cs="Times New Roman"/>
                <w:sz w:val="21"/>
              </w:rPr>
              <w:t xml:space="preserve">  logs (raw vs. corrected) diff</w:t>
            </w:r>
          </w:p>
          <w:p w14:paraId="1FC7AB00" w14:textId="77777777" w:rsidR="00B02477" w:rsidRPr="00870BA1" w:rsidRDefault="00000000">
            <w:pPr>
              <w:spacing w:after="160" w:line="276" w:lineRule="auto"/>
              <w:rPr>
                <w:rFonts w:cs="Times New Roman"/>
              </w:rPr>
            </w:pPr>
            <w:r w:rsidRPr="00870BA1">
              <w:rPr>
                <w:rFonts w:cs="Times New Roman"/>
                <w:sz w:val="21"/>
              </w:rPr>
              <w:t xml:space="preserve">   ↓</w:t>
            </w:r>
          </w:p>
          <w:p w14:paraId="49F7E129" w14:textId="77777777" w:rsidR="00B02477" w:rsidRPr="00870BA1" w:rsidRDefault="00000000">
            <w:pPr>
              <w:spacing w:after="160" w:line="276" w:lineRule="auto"/>
              <w:rPr>
                <w:rFonts w:cs="Times New Roman"/>
              </w:rPr>
            </w:pPr>
            <w:r w:rsidRPr="00870BA1">
              <w:rPr>
                <w:rFonts w:cs="Times New Roman"/>
                <w:sz w:val="21"/>
              </w:rPr>
              <w:t xml:space="preserve">Final </w:t>
            </w:r>
            <w:proofErr w:type="gramStart"/>
            <w:r w:rsidRPr="00870BA1">
              <w:rPr>
                <w:rFonts w:cs="Times New Roman"/>
                <w:sz w:val="21"/>
              </w:rPr>
              <w:t>Output  →</w:t>
            </w:r>
            <w:proofErr w:type="gramEnd"/>
            <w:r w:rsidRPr="00870BA1">
              <w:rPr>
                <w:rFonts w:cs="Times New Roman"/>
                <w:sz w:val="21"/>
              </w:rPr>
              <w:t xml:space="preserve">  </w:t>
            </w:r>
            <w:proofErr w:type="gramStart"/>
            <w:r w:rsidRPr="00870BA1">
              <w:rPr>
                <w:rFonts w:cs="Times New Roman"/>
                <w:sz w:val="21"/>
              </w:rPr>
              <w:t>User  (</w:t>
            </w:r>
            <w:proofErr w:type="gramEnd"/>
            <w:r w:rsidRPr="00870BA1">
              <w:rPr>
                <w:rFonts w:cs="Times New Roman"/>
                <w:sz w:val="21"/>
              </w:rPr>
              <w:t>+ confidence indicator, alternates)</w:t>
            </w:r>
          </w:p>
          <w:p w14:paraId="4585CAA5" w14:textId="77777777" w:rsidR="00B02477" w:rsidRPr="00870BA1" w:rsidRDefault="00000000">
            <w:pPr>
              <w:spacing w:after="160" w:line="276" w:lineRule="auto"/>
              <w:rPr>
                <w:rFonts w:cs="Times New Roman"/>
              </w:rPr>
            </w:pPr>
            <w:r w:rsidRPr="00870BA1">
              <w:rPr>
                <w:rFonts w:cs="Times New Roman"/>
                <w:sz w:val="21"/>
              </w:rPr>
              <w:t xml:space="preserve">   ↓</w:t>
            </w:r>
          </w:p>
          <w:p w14:paraId="38BBF33C" w14:textId="77777777" w:rsidR="00B02477" w:rsidRPr="00870BA1" w:rsidRDefault="00000000">
            <w:pPr>
              <w:spacing w:after="160" w:line="276" w:lineRule="auto"/>
              <w:rPr>
                <w:rFonts w:cs="Times New Roman"/>
              </w:rPr>
            </w:pPr>
            <w:r w:rsidRPr="00870BA1">
              <w:rPr>
                <w:rFonts w:cs="Times New Roman"/>
                <w:sz w:val="21"/>
              </w:rPr>
              <w:t xml:space="preserve">History &amp; Feedback </w:t>
            </w:r>
            <w:proofErr w:type="gramStart"/>
            <w:r w:rsidRPr="00870BA1">
              <w:rPr>
                <w:rFonts w:cs="Times New Roman"/>
                <w:sz w:val="21"/>
              </w:rPr>
              <w:t>Store  ←</w:t>
            </w:r>
            <w:proofErr w:type="gramEnd"/>
            <w:r w:rsidRPr="00870BA1">
              <w:rPr>
                <w:rFonts w:cs="Times New Roman"/>
                <w:sz w:val="21"/>
              </w:rPr>
              <w:t xml:space="preserve">  thumbs up / down</w:t>
            </w:r>
          </w:p>
          <w:p w14:paraId="1D6F0FBA" w14:textId="77777777" w:rsidR="00B02477" w:rsidRPr="00870BA1" w:rsidRDefault="00000000">
            <w:pPr>
              <w:spacing w:after="160" w:line="276" w:lineRule="auto"/>
              <w:rPr>
                <w:rFonts w:cs="Times New Roman"/>
              </w:rPr>
            </w:pPr>
            <w:r w:rsidRPr="00870BA1">
              <w:rPr>
                <w:rFonts w:cs="Times New Roman"/>
                <w:sz w:val="21"/>
              </w:rPr>
              <w:t xml:space="preserve">   ↓</w:t>
            </w:r>
          </w:p>
          <w:p w14:paraId="48BB1E9F" w14:textId="77777777" w:rsidR="00B02477" w:rsidRPr="00870BA1" w:rsidRDefault="00000000">
            <w:pPr>
              <w:spacing w:after="160" w:line="276" w:lineRule="auto"/>
              <w:rPr>
                <w:rFonts w:cs="Times New Roman"/>
              </w:rPr>
            </w:pPr>
            <w:r w:rsidRPr="00870BA1">
              <w:rPr>
                <w:rFonts w:cs="Times New Roman"/>
                <w:i/>
                <w:iCs/>
                <w:sz w:val="21"/>
                <w:rPrChange w:id="1367" w:author="Anzalna Saeed" w:date="2026-09-21T23:18:00Z" w16du:dateUtc="2026-09-21T18:18:00Z">
                  <w:rPr>
                    <w:rFonts w:cs="Times New Roman"/>
                    <w:i/>
                    <w:iCs/>
                    <w:color w:val="595959"/>
                    <w:sz w:val="21"/>
                  </w:rPr>
                </w:rPrChange>
              </w:rPr>
              <w:t xml:space="preserve">Evaluation &amp; Monitoring </w:t>
            </w:r>
            <w:proofErr w:type="gramStart"/>
            <w:r w:rsidRPr="00870BA1">
              <w:rPr>
                <w:rFonts w:cs="Times New Roman"/>
                <w:i/>
                <w:iCs/>
                <w:sz w:val="21"/>
                <w:rPrChange w:id="1368" w:author="Anzalna Saeed" w:date="2026-09-21T23:18:00Z" w16du:dateUtc="2026-09-21T18:18:00Z">
                  <w:rPr>
                    <w:rFonts w:cs="Times New Roman"/>
                    <w:i/>
                    <w:iCs/>
                    <w:color w:val="595959"/>
                    <w:sz w:val="21"/>
                  </w:rPr>
                </w:rPrChange>
              </w:rPr>
              <w:t>Service  →</w:t>
            </w:r>
            <w:proofErr w:type="gramEnd"/>
            <w:r w:rsidRPr="00870BA1">
              <w:rPr>
                <w:rFonts w:cs="Times New Roman"/>
                <w:i/>
                <w:iCs/>
                <w:sz w:val="21"/>
                <w:rPrChange w:id="1369" w:author="Anzalna Saeed" w:date="2026-09-21T23:18:00Z" w16du:dateUtc="2026-09-21T18:18:00Z">
                  <w:rPr>
                    <w:rFonts w:cs="Times New Roman"/>
                    <w:i/>
                    <w:iCs/>
                    <w:color w:val="595959"/>
                    <w:sz w:val="21"/>
                  </w:rPr>
                </w:rPrChange>
              </w:rPr>
              <w:t xml:space="preserve">  Admin Dashboard</w:t>
            </w:r>
          </w:p>
        </w:tc>
      </w:tr>
    </w:tbl>
    <w:p w14:paraId="0D4ED470" w14:textId="77777777" w:rsidR="00B02477" w:rsidRPr="00870BA1" w:rsidRDefault="00000000">
      <w:pPr>
        <w:spacing w:before="60" w:after="220"/>
        <w:rPr>
          <w:rFonts w:cs="Times New Roman"/>
        </w:rPr>
      </w:pPr>
      <w:r w:rsidRPr="00870BA1">
        <w:rPr>
          <w:rFonts w:cs="Times New Roman"/>
          <w:i/>
          <w:iCs/>
          <w:sz w:val="18"/>
          <w:szCs w:val="18"/>
          <w:rPrChange w:id="1370" w:author="Anzalna Saeed" w:date="2026-09-21T23:18:00Z" w16du:dateUtc="2026-09-21T18:18:00Z">
            <w:rPr>
              <w:rFonts w:cs="Times New Roman"/>
              <w:i/>
              <w:iCs/>
              <w:color w:val="595959"/>
              <w:sz w:val="18"/>
              <w:szCs w:val="18"/>
            </w:rPr>
          </w:rPrChange>
        </w:rPr>
        <w:t>Figure 5.1 — Linear request flow through the pipeline described in Table 5.1.</w:t>
      </w:r>
    </w:p>
    <w:p w14:paraId="24387C58" w14:textId="77777777" w:rsidR="00B02477" w:rsidRPr="00541602" w:rsidRDefault="00000000">
      <w:pPr>
        <w:pStyle w:val="Heading2"/>
        <w:pPrChange w:id="1371" w:author="Anzalna Saeed" w:date="2026-09-21T23:33:00Z" w16du:dateUtc="2026-09-21T18:33:00Z">
          <w:pPr>
            <w:pStyle w:val="Heading2"/>
            <w:spacing w:before="260"/>
          </w:pPr>
        </w:pPrChange>
      </w:pPr>
      <w:bookmarkStart w:id="1372" w:name="_Toc240921968"/>
      <w:bookmarkStart w:id="1373" w:name="_Toc241440427"/>
      <w:bookmarkStart w:id="1374" w:name="_Toc241440717"/>
      <w:r w:rsidRPr="00541602">
        <w:rPr>
          <w:rPrChange w:id="1375" w:author="Anzalna Saeed" w:date="2026-09-21T23:33:00Z" w16du:dateUtc="2026-09-21T18:33:00Z">
            <w:rPr>
              <w:rFonts w:cs="Times New Roman"/>
              <w:bCs/>
              <w:color w:val="1F4E5F"/>
              <w:sz w:val="24"/>
              <w:szCs w:val="24"/>
            </w:rPr>
          </w:rPrChange>
        </w:rPr>
        <w:t>5.4 Data Stores</w:t>
      </w:r>
      <w:bookmarkEnd w:id="1372"/>
      <w:bookmarkEnd w:id="1373"/>
      <w:bookmarkEnd w:id="1374"/>
    </w:p>
    <w:p w14:paraId="26070387" w14:textId="42BB6EC8" w:rsidR="00B02477" w:rsidRPr="00870BA1" w:rsidRDefault="00000000">
      <w:pPr>
        <w:pStyle w:val="ListParagraph"/>
        <w:numPr>
          <w:ilvl w:val="0"/>
          <w:numId w:val="2"/>
        </w:numPr>
        <w:spacing w:after="80" w:line="270" w:lineRule="auto"/>
        <w:rPr>
          <w:rFonts w:ascii="Times New Roman" w:hAnsi="Times New Roman" w:cs="Times New Roman"/>
          <w:color w:val="000000" w:themeColor="text1"/>
          <w:rPrChange w:id="1376" w:author="Anzalna Saeed" w:date="2026-09-21T23:18:00Z" w16du:dateUtc="2026-09-21T18:18:00Z">
            <w:rPr/>
          </w:rPrChange>
        </w:rPr>
      </w:pPr>
      <w:r w:rsidRPr="00870BA1">
        <w:rPr>
          <w:rFonts w:ascii="Times New Roman" w:hAnsi="Times New Roman" w:cs="Times New Roman"/>
          <w:color w:val="000000" w:themeColor="text1"/>
          <w:rPrChange w:id="1377" w:author="Anzalna Saeed" w:date="2026-09-21T23:18:00Z" w16du:dateUtc="2026-09-21T18:18:00Z">
            <w:rPr/>
          </w:rPrChange>
        </w:rPr>
        <w:t>User &amp; Auth DB — accounts, preferences</w:t>
      </w:r>
      <w:ins w:id="1378" w:author="Anzalna Saeed" w:date="2026-09-21T23:21:00Z" w16du:dateUtc="2026-09-21T18:21:00Z">
        <w:r w:rsidR="00870BA1">
          <w:rPr>
            <w:rFonts w:ascii="Times New Roman" w:hAnsi="Times New Roman" w:cs="Times New Roman"/>
            <w:color w:val="000000" w:themeColor="text1"/>
          </w:rPr>
          <w:t xml:space="preserve">, other user details for </w:t>
        </w:r>
      </w:ins>
      <w:ins w:id="1379" w:author="Anzalna Saeed" w:date="2026-09-21T23:22:00Z" w16du:dateUtc="2026-09-21T18:22:00Z">
        <w:r w:rsidR="00870BA1">
          <w:rPr>
            <w:rFonts w:ascii="Times New Roman" w:hAnsi="Times New Roman" w:cs="Times New Roman"/>
            <w:color w:val="000000" w:themeColor="text1"/>
          </w:rPr>
          <w:t>context</w:t>
        </w:r>
      </w:ins>
      <w:r w:rsidRPr="00870BA1">
        <w:rPr>
          <w:rFonts w:ascii="Times New Roman" w:hAnsi="Times New Roman" w:cs="Times New Roman"/>
          <w:color w:val="000000" w:themeColor="text1"/>
          <w:rPrChange w:id="1380" w:author="Anzalna Saeed" w:date="2026-09-21T23:18:00Z" w16du:dateUtc="2026-09-21T18:18:00Z">
            <w:rPr/>
          </w:rPrChange>
        </w:rPr>
        <w:t>.</w:t>
      </w:r>
    </w:p>
    <w:p w14:paraId="761F176C" w14:textId="77777777" w:rsidR="00B02477" w:rsidRPr="00870BA1" w:rsidRDefault="00000000">
      <w:pPr>
        <w:pStyle w:val="ListParagraph"/>
        <w:numPr>
          <w:ilvl w:val="0"/>
          <w:numId w:val="2"/>
        </w:numPr>
        <w:spacing w:after="80" w:line="270" w:lineRule="auto"/>
        <w:rPr>
          <w:rFonts w:ascii="Times New Roman" w:hAnsi="Times New Roman" w:cs="Times New Roman"/>
          <w:color w:val="000000" w:themeColor="text1"/>
          <w:rPrChange w:id="1381" w:author="Anzalna Saeed" w:date="2026-09-21T23:18:00Z" w16du:dateUtc="2026-09-21T18:18:00Z">
            <w:rPr/>
          </w:rPrChange>
        </w:rPr>
      </w:pPr>
      <w:r w:rsidRPr="00870BA1">
        <w:rPr>
          <w:rFonts w:ascii="Times New Roman" w:hAnsi="Times New Roman" w:cs="Times New Roman"/>
          <w:color w:val="000000" w:themeColor="text1"/>
          <w:rPrChange w:id="1382" w:author="Anzalna Saeed" w:date="2026-09-21T23:18:00Z" w16du:dateUtc="2026-09-21T18:18:00Z">
            <w:rPr/>
          </w:rPrChange>
        </w:rPr>
        <w:t>History DB — (</w:t>
      </w:r>
      <w:proofErr w:type="spellStart"/>
      <w:r w:rsidRPr="00870BA1">
        <w:rPr>
          <w:rFonts w:ascii="Times New Roman" w:hAnsi="Times New Roman" w:cs="Times New Roman"/>
          <w:color w:val="000000" w:themeColor="text1"/>
          <w:rPrChange w:id="1383" w:author="Anzalna Saeed" w:date="2026-09-21T23:18:00Z" w16du:dateUtc="2026-09-21T18:18:00Z">
            <w:rPr/>
          </w:rPrChange>
        </w:rPr>
        <w:t>user_id</w:t>
      </w:r>
      <w:proofErr w:type="spellEnd"/>
      <w:r w:rsidRPr="00870BA1">
        <w:rPr>
          <w:rFonts w:ascii="Times New Roman" w:hAnsi="Times New Roman" w:cs="Times New Roman"/>
          <w:color w:val="000000" w:themeColor="text1"/>
          <w:rPrChange w:id="1384" w:author="Anzalna Saeed" w:date="2026-09-21T23:18:00Z" w16du:dateUtc="2026-09-21T18:18:00Z">
            <w:rPr/>
          </w:rPrChange>
        </w:rPr>
        <w:t xml:space="preserve">, </w:t>
      </w:r>
      <w:proofErr w:type="spellStart"/>
      <w:r w:rsidRPr="00870BA1">
        <w:rPr>
          <w:rFonts w:ascii="Times New Roman" w:hAnsi="Times New Roman" w:cs="Times New Roman"/>
          <w:color w:val="000000" w:themeColor="text1"/>
          <w:rPrChange w:id="1385" w:author="Anzalna Saeed" w:date="2026-09-21T23:18:00Z" w16du:dateUtc="2026-09-21T18:18:00Z">
            <w:rPr/>
          </w:rPrChange>
        </w:rPr>
        <w:t>source_text</w:t>
      </w:r>
      <w:proofErr w:type="spellEnd"/>
      <w:r w:rsidRPr="00870BA1">
        <w:rPr>
          <w:rFonts w:ascii="Times New Roman" w:hAnsi="Times New Roman" w:cs="Times New Roman"/>
          <w:color w:val="000000" w:themeColor="text1"/>
          <w:rPrChange w:id="1386" w:author="Anzalna Saeed" w:date="2026-09-21T23:18:00Z" w16du:dateUtc="2026-09-21T18:18:00Z">
            <w:rPr/>
          </w:rPrChange>
        </w:rPr>
        <w:t xml:space="preserve">, </w:t>
      </w:r>
      <w:proofErr w:type="spellStart"/>
      <w:r w:rsidRPr="00870BA1">
        <w:rPr>
          <w:rFonts w:ascii="Times New Roman" w:hAnsi="Times New Roman" w:cs="Times New Roman"/>
          <w:color w:val="000000" w:themeColor="text1"/>
          <w:rPrChange w:id="1387" w:author="Anzalna Saeed" w:date="2026-09-21T23:18:00Z" w16du:dateUtc="2026-09-21T18:18:00Z">
            <w:rPr/>
          </w:rPrChange>
        </w:rPr>
        <w:t>source_lang</w:t>
      </w:r>
      <w:proofErr w:type="spellEnd"/>
      <w:r w:rsidRPr="00870BA1">
        <w:rPr>
          <w:rFonts w:ascii="Times New Roman" w:hAnsi="Times New Roman" w:cs="Times New Roman"/>
          <w:color w:val="000000" w:themeColor="text1"/>
          <w:rPrChange w:id="1388" w:author="Anzalna Saeed" w:date="2026-09-21T23:18:00Z" w16du:dateUtc="2026-09-21T18:18:00Z">
            <w:rPr/>
          </w:rPrChange>
        </w:rPr>
        <w:t xml:space="preserve">, </w:t>
      </w:r>
      <w:proofErr w:type="spellStart"/>
      <w:r w:rsidRPr="00870BA1">
        <w:rPr>
          <w:rFonts w:ascii="Times New Roman" w:hAnsi="Times New Roman" w:cs="Times New Roman"/>
          <w:color w:val="000000" w:themeColor="text1"/>
          <w:rPrChange w:id="1389" w:author="Anzalna Saeed" w:date="2026-09-21T23:18:00Z" w16du:dateUtc="2026-09-21T18:18:00Z">
            <w:rPr/>
          </w:rPrChange>
        </w:rPr>
        <w:t>raw_output</w:t>
      </w:r>
      <w:proofErr w:type="spellEnd"/>
      <w:r w:rsidRPr="00870BA1">
        <w:rPr>
          <w:rFonts w:ascii="Times New Roman" w:hAnsi="Times New Roman" w:cs="Times New Roman"/>
          <w:color w:val="000000" w:themeColor="text1"/>
          <w:rPrChange w:id="1390" w:author="Anzalna Saeed" w:date="2026-09-21T23:18:00Z" w16du:dateUtc="2026-09-21T18:18:00Z">
            <w:rPr/>
          </w:rPrChange>
        </w:rPr>
        <w:t xml:space="preserve">, </w:t>
      </w:r>
      <w:proofErr w:type="spellStart"/>
      <w:r w:rsidRPr="00870BA1">
        <w:rPr>
          <w:rFonts w:ascii="Times New Roman" w:hAnsi="Times New Roman" w:cs="Times New Roman"/>
          <w:color w:val="000000" w:themeColor="text1"/>
          <w:rPrChange w:id="1391" w:author="Anzalna Saeed" w:date="2026-09-21T23:18:00Z" w16du:dateUtc="2026-09-21T18:18:00Z">
            <w:rPr/>
          </w:rPrChange>
        </w:rPr>
        <w:t>validated_output</w:t>
      </w:r>
      <w:proofErr w:type="spellEnd"/>
      <w:r w:rsidRPr="00870BA1">
        <w:rPr>
          <w:rFonts w:ascii="Times New Roman" w:hAnsi="Times New Roman" w:cs="Times New Roman"/>
          <w:color w:val="000000" w:themeColor="text1"/>
          <w:rPrChange w:id="1392" w:author="Anzalna Saeed" w:date="2026-09-21T23:18:00Z" w16du:dateUtc="2026-09-21T18:18:00Z">
            <w:rPr/>
          </w:rPrChange>
        </w:rPr>
        <w:t>, timestamp).</w:t>
      </w:r>
    </w:p>
    <w:p w14:paraId="21D29215" w14:textId="77777777" w:rsidR="00B02477" w:rsidRPr="00870BA1" w:rsidRDefault="00000000">
      <w:pPr>
        <w:pStyle w:val="ListParagraph"/>
        <w:numPr>
          <w:ilvl w:val="0"/>
          <w:numId w:val="2"/>
        </w:numPr>
        <w:spacing w:after="80" w:line="270" w:lineRule="auto"/>
        <w:rPr>
          <w:rFonts w:ascii="Times New Roman" w:hAnsi="Times New Roman" w:cs="Times New Roman"/>
          <w:color w:val="000000" w:themeColor="text1"/>
          <w:rPrChange w:id="1393" w:author="Anzalna Saeed" w:date="2026-09-21T23:18:00Z" w16du:dateUtc="2026-09-21T18:18:00Z">
            <w:rPr/>
          </w:rPrChange>
        </w:rPr>
      </w:pPr>
      <w:r w:rsidRPr="00870BA1">
        <w:rPr>
          <w:rFonts w:ascii="Times New Roman" w:hAnsi="Times New Roman" w:cs="Times New Roman"/>
          <w:color w:val="000000" w:themeColor="text1"/>
          <w:rPrChange w:id="1394" w:author="Anzalna Saeed" w:date="2026-09-21T23:18:00Z" w16du:dateUtc="2026-09-21T18:18:00Z">
            <w:rPr/>
          </w:rPrChange>
        </w:rPr>
        <w:t xml:space="preserve">Glossary DB — (term, domain, </w:t>
      </w:r>
      <w:proofErr w:type="spellStart"/>
      <w:r w:rsidRPr="00870BA1">
        <w:rPr>
          <w:rFonts w:ascii="Times New Roman" w:hAnsi="Times New Roman" w:cs="Times New Roman"/>
          <w:color w:val="000000" w:themeColor="text1"/>
          <w:rPrChange w:id="1395" w:author="Anzalna Saeed" w:date="2026-09-21T23:18:00Z" w16du:dateUtc="2026-09-21T18:18:00Z">
            <w:rPr/>
          </w:rPrChange>
        </w:rPr>
        <w:t>canonical_translation</w:t>
      </w:r>
      <w:proofErr w:type="spellEnd"/>
      <w:r w:rsidRPr="00870BA1">
        <w:rPr>
          <w:rFonts w:ascii="Times New Roman" w:hAnsi="Times New Roman" w:cs="Times New Roman"/>
          <w:color w:val="000000" w:themeColor="text1"/>
          <w:rPrChange w:id="1396" w:author="Anzalna Saeed" w:date="2026-09-21T23:18:00Z" w16du:dateUtc="2026-09-21T18:18:00Z">
            <w:rPr/>
          </w:rPrChange>
        </w:rPr>
        <w:t>, aliases/short-forms, Roman Urdu variants).</w:t>
      </w:r>
    </w:p>
    <w:p w14:paraId="263AEF3F" w14:textId="77777777" w:rsidR="00B02477" w:rsidRPr="00870BA1" w:rsidRDefault="00000000">
      <w:pPr>
        <w:pStyle w:val="ListParagraph"/>
        <w:numPr>
          <w:ilvl w:val="0"/>
          <w:numId w:val="2"/>
        </w:numPr>
        <w:spacing w:after="80" w:line="270" w:lineRule="auto"/>
        <w:rPr>
          <w:rFonts w:ascii="Times New Roman" w:hAnsi="Times New Roman" w:cs="Times New Roman"/>
          <w:color w:val="000000" w:themeColor="text1"/>
          <w:rPrChange w:id="1397" w:author="Anzalna Saeed" w:date="2026-09-21T23:18:00Z" w16du:dateUtc="2026-09-21T18:18:00Z">
            <w:rPr/>
          </w:rPrChange>
        </w:rPr>
      </w:pPr>
      <w:r w:rsidRPr="00870BA1">
        <w:rPr>
          <w:rFonts w:ascii="Times New Roman" w:hAnsi="Times New Roman" w:cs="Times New Roman"/>
          <w:color w:val="000000" w:themeColor="text1"/>
          <w:rPrChange w:id="1398" w:author="Anzalna Saeed" w:date="2026-09-21T23:18:00Z" w16du:dateUtc="2026-09-21T18:18:00Z">
            <w:rPr/>
          </w:rPrChange>
        </w:rPr>
        <w:t>Feedback DB — (</w:t>
      </w:r>
      <w:proofErr w:type="spellStart"/>
      <w:r w:rsidRPr="00870BA1">
        <w:rPr>
          <w:rFonts w:ascii="Times New Roman" w:hAnsi="Times New Roman" w:cs="Times New Roman"/>
          <w:color w:val="000000" w:themeColor="text1"/>
          <w:rPrChange w:id="1399" w:author="Anzalna Saeed" w:date="2026-09-21T23:18:00Z" w16du:dateUtc="2026-09-21T18:18:00Z">
            <w:rPr/>
          </w:rPrChange>
        </w:rPr>
        <w:t>translation_id</w:t>
      </w:r>
      <w:proofErr w:type="spellEnd"/>
      <w:r w:rsidRPr="00870BA1">
        <w:rPr>
          <w:rFonts w:ascii="Times New Roman" w:hAnsi="Times New Roman" w:cs="Times New Roman"/>
          <w:color w:val="000000" w:themeColor="text1"/>
          <w:rPrChange w:id="1400" w:author="Anzalna Saeed" w:date="2026-09-21T23:18:00Z" w16du:dateUtc="2026-09-21T18:18:00Z">
            <w:rPr/>
          </w:rPrChange>
        </w:rPr>
        <w:t>, rating, optional comment, timestamp).</w:t>
      </w:r>
    </w:p>
    <w:p w14:paraId="3DF8FF88" w14:textId="77777777" w:rsidR="00B02477" w:rsidRPr="00870BA1" w:rsidRDefault="00000000">
      <w:pPr>
        <w:pStyle w:val="ListParagraph"/>
        <w:numPr>
          <w:ilvl w:val="0"/>
          <w:numId w:val="2"/>
        </w:numPr>
        <w:spacing w:after="80" w:line="270" w:lineRule="auto"/>
        <w:rPr>
          <w:rFonts w:ascii="Times New Roman" w:hAnsi="Times New Roman" w:cs="Times New Roman"/>
          <w:color w:val="000000" w:themeColor="text1"/>
          <w:rPrChange w:id="1401" w:author="Anzalna Saeed" w:date="2026-09-21T23:18:00Z" w16du:dateUtc="2026-09-21T18:18:00Z">
            <w:rPr/>
          </w:rPrChange>
        </w:rPr>
      </w:pPr>
      <w:r w:rsidRPr="00870BA1">
        <w:rPr>
          <w:rFonts w:ascii="Times New Roman" w:hAnsi="Times New Roman" w:cs="Times New Roman"/>
          <w:color w:val="000000" w:themeColor="text1"/>
          <w:rPrChange w:id="1402" w:author="Anzalna Saeed" w:date="2026-09-21T23:18:00Z" w16du:dateUtc="2026-09-21T18:18:00Z">
            <w:rPr/>
          </w:rPrChange>
        </w:rPr>
        <w:lastRenderedPageBreak/>
        <w:t>Diff/Audit Log — (</w:t>
      </w:r>
      <w:proofErr w:type="spellStart"/>
      <w:r w:rsidRPr="00870BA1">
        <w:rPr>
          <w:rFonts w:ascii="Times New Roman" w:hAnsi="Times New Roman" w:cs="Times New Roman"/>
          <w:color w:val="000000" w:themeColor="text1"/>
          <w:rPrChange w:id="1403" w:author="Anzalna Saeed" w:date="2026-09-21T23:18:00Z" w16du:dateUtc="2026-09-21T18:18:00Z">
            <w:rPr/>
          </w:rPrChange>
        </w:rPr>
        <w:t>translation_id</w:t>
      </w:r>
      <w:proofErr w:type="spellEnd"/>
      <w:r w:rsidRPr="00870BA1">
        <w:rPr>
          <w:rFonts w:ascii="Times New Roman" w:hAnsi="Times New Roman" w:cs="Times New Roman"/>
          <w:color w:val="000000" w:themeColor="text1"/>
          <w:rPrChange w:id="1404" w:author="Anzalna Saeed" w:date="2026-09-21T23:18:00Z" w16du:dateUtc="2026-09-21T18:18:00Z">
            <w:rPr/>
          </w:rPrChange>
        </w:rPr>
        <w:t xml:space="preserve">, </w:t>
      </w:r>
      <w:proofErr w:type="spellStart"/>
      <w:r w:rsidRPr="00870BA1">
        <w:rPr>
          <w:rFonts w:ascii="Times New Roman" w:hAnsi="Times New Roman" w:cs="Times New Roman"/>
          <w:color w:val="000000" w:themeColor="text1"/>
          <w:rPrChange w:id="1405" w:author="Anzalna Saeed" w:date="2026-09-21T23:18:00Z" w16du:dateUtc="2026-09-21T18:18:00Z">
            <w:rPr/>
          </w:rPrChange>
        </w:rPr>
        <w:t>raw_output</w:t>
      </w:r>
      <w:proofErr w:type="spellEnd"/>
      <w:r w:rsidRPr="00870BA1">
        <w:rPr>
          <w:rFonts w:ascii="Times New Roman" w:hAnsi="Times New Roman" w:cs="Times New Roman"/>
          <w:color w:val="000000" w:themeColor="text1"/>
          <w:rPrChange w:id="1406" w:author="Anzalna Saeed" w:date="2026-09-21T23:18:00Z" w16du:dateUtc="2026-09-21T18:18:00Z">
            <w:rPr/>
          </w:rPrChange>
        </w:rPr>
        <w:t xml:space="preserve">, </w:t>
      </w:r>
      <w:proofErr w:type="spellStart"/>
      <w:r w:rsidRPr="00870BA1">
        <w:rPr>
          <w:rFonts w:ascii="Times New Roman" w:hAnsi="Times New Roman" w:cs="Times New Roman"/>
          <w:color w:val="000000" w:themeColor="text1"/>
          <w:rPrChange w:id="1407" w:author="Anzalna Saeed" w:date="2026-09-21T23:18:00Z" w16du:dateUtc="2026-09-21T18:18:00Z">
            <w:rPr/>
          </w:rPrChange>
        </w:rPr>
        <w:t>validated_output</w:t>
      </w:r>
      <w:proofErr w:type="spellEnd"/>
      <w:r w:rsidRPr="00870BA1">
        <w:rPr>
          <w:rFonts w:ascii="Times New Roman" w:hAnsi="Times New Roman" w:cs="Times New Roman"/>
          <w:color w:val="000000" w:themeColor="text1"/>
          <w:rPrChange w:id="1408" w:author="Anzalna Saeed" w:date="2026-09-21T23:18:00Z" w16du:dateUtc="2026-09-21T18:18:00Z">
            <w:rPr/>
          </w:rPrChange>
        </w:rPr>
        <w:t xml:space="preserve">, diff, </w:t>
      </w:r>
      <w:proofErr w:type="spellStart"/>
      <w:r w:rsidRPr="00870BA1">
        <w:rPr>
          <w:rFonts w:ascii="Times New Roman" w:hAnsi="Times New Roman" w:cs="Times New Roman"/>
          <w:color w:val="000000" w:themeColor="text1"/>
          <w:rPrChange w:id="1409" w:author="Anzalna Saeed" w:date="2026-09-21T23:18:00Z" w16du:dateUtc="2026-09-21T18:18:00Z">
            <w:rPr/>
          </w:rPrChange>
        </w:rPr>
        <w:t>correction_reason</w:t>
      </w:r>
      <w:proofErr w:type="spellEnd"/>
      <w:r w:rsidRPr="00870BA1">
        <w:rPr>
          <w:rFonts w:ascii="Times New Roman" w:hAnsi="Times New Roman" w:cs="Times New Roman"/>
          <w:color w:val="000000" w:themeColor="text1"/>
          <w:rPrChange w:id="1410" w:author="Anzalna Saeed" w:date="2026-09-21T23:18:00Z" w16du:dateUtc="2026-09-21T18:18:00Z">
            <w:rPr/>
          </w:rPrChange>
        </w:rPr>
        <w:t>).</w:t>
      </w:r>
    </w:p>
    <w:p w14:paraId="146FCE5D" w14:textId="77777777" w:rsidR="00B02477" w:rsidRPr="00870BA1" w:rsidDel="00541602" w:rsidRDefault="00B02477">
      <w:pPr>
        <w:spacing w:after="120"/>
        <w:rPr>
          <w:del w:id="1411" w:author="Anzalna Saeed" w:date="2026-09-21T23:31:00Z" w16du:dateUtc="2026-09-21T18:31:00Z"/>
          <w:rFonts w:cs="Times New Roman"/>
        </w:rPr>
      </w:pPr>
    </w:p>
    <w:p w14:paraId="204C83FA" w14:textId="074D28CB" w:rsidR="00B02477" w:rsidRPr="00870BA1" w:rsidDel="00541602" w:rsidRDefault="00000000">
      <w:pPr>
        <w:rPr>
          <w:del w:id="1412" w:author="Anzalna Saeed" w:date="2026-09-21T23:31:00Z" w16du:dateUtc="2026-09-21T18:31:00Z"/>
          <w:rFonts w:cs="Times New Roman"/>
        </w:rPr>
      </w:pPr>
      <w:del w:id="1413" w:author="Anzalna Saeed" w:date="2026-09-21T23:31:00Z" w16du:dateUtc="2026-09-21T18:31:00Z">
        <w:r w:rsidRPr="00870BA1" w:rsidDel="00541602">
          <w:rPr>
            <w:rFonts w:cs="Times New Roman"/>
          </w:rPr>
          <w:br w:type="page"/>
        </w:r>
      </w:del>
    </w:p>
    <w:p w14:paraId="4A4EBBC1" w14:textId="77777777" w:rsidR="00870BA1" w:rsidRDefault="00870BA1">
      <w:pPr>
        <w:rPr>
          <w:ins w:id="1414" w:author="Anzalna Saeed" w:date="2026-09-21T23:22:00Z" w16du:dateUtc="2026-09-21T18:22:00Z"/>
        </w:rPr>
        <w:pPrChange w:id="1415" w:author="Anzalna Saeed" w:date="2026-09-21T23:31:00Z" w16du:dateUtc="2026-09-21T18:31:00Z">
          <w:pPr>
            <w:pStyle w:val="Heading1"/>
          </w:pPr>
        </w:pPrChange>
      </w:pPr>
      <w:bookmarkStart w:id="1416" w:name="_Toc240921969"/>
    </w:p>
    <w:p w14:paraId="3B6FC1ED" w14:textId="19180A45" w:rsidR="00870BA1" w:rsidRPr="00870BA1" w:rsidRDefault="00000000">
      <w:pPr>
        <w:pStyle w:val="Heading1"/>
        <w:pPrChange w:id="1417" w:author="Anzalna Saeed" w:date="2026-09-21T23:20:00Z" w16du:dateUtc="2026-09-21T18:20:00Z">
          <w:pPr>
            <w:pStyle w:val="Heading1"/>
            <w:pBdr>
              <w:bottom w:val="single" w:sz="6" w:space="4" w:color="1F4E5F"/>
            </w:pBdr>
            <w:spacing w:before="360" w:after="160"/>
          </w:pPr>
        </w:pPrChange>
      </w:pPr>
      <w:bookmarkStart w:id="1418" w:name="_Toc241440718"/>
      <w:r w:rsidRPr="00870BA1">
        <w:rPr>
          <w:rPrChange w:id="1419" w:author="Anzalna Saeed" w:date="2026-09-21T23:20:00Z" w16du:dateUtc="2026-09-21T18:20:00Z">
            <w:rPr>
              <w:rFonts w:cs="Times New Roman"/>
              <w:bCs/>
              <w:color w:val="1F4E5F"/>
              <w:sz w:val="30"/>
              <w:szCs w:val="30"/>
            </w:rPr>
          </w:rPrChange>
        </w:rPr>
        <w:t>6. Evaluation Dataset</w:t>
      </w:r>
      <w:bookmarkEnd w:id="1416"/>
      <w:bookmarkEnd w:id="1418"/>
    </w:p>
    <w:p w14:paraId="5596ED8F" w14:textId="77777777" w:rsidR="00870BA1" w:rsidRDefault="00870BA1" w:rsidP="00870BA1">
      <w:pPr>
        <w:rPr>
          <w:ins w:id="1420" w:author="Anzalna Saeed" w:date="2026-09-21T23:22:00Z" w16du:dateUtc="2026-09-21T18:22:00Z"/>
        </w:rPr>
      </w:pPr>
    </w:p>
    <w:p w14:paraId="08B85FD9" w14:textId="04413B91" w:rsidR="00B02477" w:rsidRPr="00870BA1" w:rsidRDefault="00000000">
      <w:pPr>
        <w:pPrChange w:id="1421" w:author="Anzalna Saeed" w:date="2026-09-21T23:20:00Z" w16du:dateUtc="2026-09-21T18:20:00Z">
          <w:pPr>
            <w:spacing w:after="160" w:line="276" w:lineRule="auto"/>
          </w:pPr>
        </w:pPrChange>
      </w:pPr>
      <w:r w:rsidRPr="00870BA1">
        <w:t>Because the system wraps and corrects an existing model rather than training a new one from scratch, evaluation focuses on measuring how much the validation layer improves over the raw base-model output, and how both compare to human reference translations. A dedicated evaluation set is required rather than relying on the base model’s own reported benchmarks, since those benchmarks do not stress the jargon / Roman Urdu / short-form scenarios this system targets.</w:t>
      </w:r>
    </w:p>
    <w:p w14:paraId="2441BEE8" w14:textId="77777777" w:rsidR="00B02477" w:rsidRPr="00870BA1" w:rsidRDefault="00000000">
      <w:pPr>
        <w:pStyle w:val="Heading2"/>
        <w:pPrChange w:id="1422" w:author="Anzalna Saeed" w:date="2026-09-21T23:20:00Z" w16du:dateUtc="2026-09-21T18:20:00Z">
          <w:pPr>
            <w:pStyle w:val="Heading2"/>
            <w:spacing w:before="260"/>
          </w:pPr>
        </w:pPrChange>
      </w:pPr>
      <w:bookmarkStart w:id="1423" w:name="_Toc240921970"/>
      <w:bookmarkStart w:id="1424" w:name="_Toc241440719"/>
      <w:r w:rsidRPr="00870BA1">
        <w:rPr>
          <w:rPrChange w:id="1425" w:author="Anzalna Saeed" w:date="2026-09-21T23:20:00Z" w16du:dateUtc="2026-09-21T18:20:00Z">
            <w:rPr>
              <w:rFonts w:cs="Times New Roman"/>
              <w:bCs/>
              <w:color w:val="1F4E5F"/>
              <w:sz w:val="24"/>
              <w:szCs w:val="24"/>
            </w:rPr>
          </w:rPrChange>
        </w:rPr>
        <w:t>6.1 Composition</w:t>
      </w:r>
      <w:bookmarkEnd w:id="1423"/>
      <w:bookmarkEnd w:id="1424"/>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200"/>
        <w:gridCol w:w="1660"/>
        <w:gridCol w:w="4500"/>
      </w:tblGrid>
      <w:tr w:rsidR="00B02477" w:rsidRPr="00870BA1" w14:paraId="63E364E7" w14:textId="77777777">
        <w:trPr>
          <w:tblHeader/>
        </w:trPr>
        <w:tc>
          <w:tcPr>
            <w:tcW w:w="3200" w:type="dxa"/>
            <w:shd w:val="clear" w:color="auto" w:fill="1F4E5F"/>
            <w:tcMar>
              <w:top w:w="80" w:type="dxa"/>
              <w:left w:w="100" w:type="dxa"/>
              <w:bottom w:w="80" w:type="dxa"/>
              <w:right w:w="100" w:type="dxa"/>
            </w:tcMar>
            <w:vAlign w:val="center"/>
          </w:tcPr>
          <w:p w14:paraId="0945912B" w14:textId="77777777" w:rsidR="00B02477" w:rsidRPr="00870BA1" w:rsidRDefault="00000000" w:rsidP="00870BA1">
            <w:r w:rsidRPr="00870BA1">
              <w:rPr>
                <w:rPrChange w:id="1426" w:author="Anzalna Saeed" w:date="2026-09-21T23:18:00Z" w16du:dateUtc="2026-09-21T18:18:00Z">
                  <w:rPr>
                    <w:rFonts w:cs="Times New Roman"/>
                    <w:b/>
                    <w:bCs/>
                    <w:color w:val="FFFFFF"/>
                    <w:sz w:val="19"/>
                    <w:szCs w:val="19"/>
                  </w:rPr>
                </w:rPrChange>
              </w:rPr>
              <w:t>Domain</w:t>
            </w:r>
          </w:p>
        </w:tc>
        <w:tc>
          <w:tcPr>
            <w:tcW w:w="1660" w:type="dxa"/>
            <w:shd w:val="clear" w:color="auto" w:fill="1F4E5F"/>
            <w:tcMar>
              <w:top w:w="80" w:type="dxa"/>
              <w:left w:w="100" w:type="dxa"/>
              <w:bottom w:w="80" w:type="dxa"/>
              <w:right w:w="100" w:type="dxa"/>
            </w:tcMar>
            <w:vAlign w:val="center"/>
          </w:tcPr>
          <w:p w14:paraId="4CDECBA7" w14:textId="77777777" w:rsidR="00B02477" w:rsidRPr="00870BA1" w:rsidRDefault="00000000" w:rsidP="00870BA1">
            <w:r w:rsidRPr="00870BA1">
              <w:rPr>
                <w:rPrChange w:id="1427" w:author="Anzalna Saeed" w:date="2026-09-21T23:18:00Z" w16du:dateUtc="2026-09-21T18:18:00Z">
                  <w:rPr>
                    <w:rFonts w:cs="Times New Roman"/>
                    <w:b/>
                    <w:bCs/>
                    <w:color w:val="FFFFFF"/>
                    <w:sz w:val="19"/>
                    <w:szCs w:val="19"/>
                  </w:rPr>
                </w:rPrChange>
              </w:rPr>
              <w:t>Approx. Share</w:t>
            </w:r>
          </w:p>
        </w:tc>
        <w:tc>
          <w:tcPr>
            <w:tcW w:w="4500" w:type="dxa"/>
            <w:shd w:val="clear" w:color="auto" w:fill="1F4E5F"/>
            <w:tcMar>
              <w:top w:w="80" w:type="dxa"/>
              <w:left w:w="100" w:type="dxa"/>
              <w:bottom w:w="80" w:type="dxa"/>
              <w:right w:w="100" w:type="dxa"/>
            </w:tcMar>
            <w:vAlign w:val="center"/>
          </w:tcPr>
          <w:p w14:paraId="1A37A5E1" w14:textId="77777777" w:rsidR="00B02477" w:rsidRPr="00870BA1" w:rsidRDefault="00000000" w:rsidP="00870BA1">
            <w:r w:rsidRPr="00870BA1">
              <w:rPr>
                <w:rPrChange w:id="1428" w:author="Anzalna Saeed" w:date="2026-09-21T23:18:00Z" w16du:dateUtc="2026-09-21T18:18:00Z">
                  <w:rPr>
                    <w:rFonts w:cs="Times New Roman"/>
                    <w:b/>
                    <w:bCs/>
                    <w:color w:val="FFFFFF"/>
                    <w:sz w:val="19"/>
                    <w:szCs w:val="19"/>
                  </w:rPr>
                </w:rPrChange>
              </w:rPr>
              <w:t>Example Content</w:t>
            </w:r>
          </w:p>
        </w:tc>
      </w:tr>
      <w:tr w:rsidR="00B02477" w:rsidRPr="00870BA1" w14:paraId="724E4F67" w14:textId="77777777">
        <w:tc>
          <w:tcPr>
            <w:tcW w:w="3200" w:type="dxa"/>
            <w:tcMar>
              <w:top w:w="80" w:type="dxa"/>
              <w:left w:w="100" w:type="dxa"/>
              <w:bottom w:w="80" w:type="dxa"/>
              <w:right w:w="100" w:type="dxa"/>
            </w:tcMar>
            <w:vAlign w:val="center"/>
          </w:tcPr>
          <w:p w14:paraId="25A2ECA7" w14:textId="77777777" w:rsidR="00B02477" w:rsidRPr="00870BA1" w:rsidRDefault="00000000" w:rsidP="00870BA1">
            <w:r w:rsidRPr="00870BA1">
              <w:rPr>
                <w:rPrChange w:id="1429" w:author="Anzalna Saeed" w:date="2026-09-21T23:18:00Z" w16du:dateUtc="2026-09-21T18:18:00Z">
                  <w:rPr>
                    <w:rFonts w:cs="Times New Roman"/>
                    <w:color w:val="000000"/>
                    <w:sz w:val="19"/>
                    <w:szCs w:val="19"/>
                  </w:rPr>
                </w:rPrChange>
              </w:rPr>
              <w:t>General conversational (EN↔UR)</w:t>
            </w:r>
          </w:p>
        </w:tc>
        <w:tc>
          <w:tcPr>
            <w:tcW w:w="1660" w:type="dxa"/>
            <w:tcMar>
              <w:top w:w="80" w:type="dxa"/>
              <w:left w:w="100" w:type="dxa"/>
              <w:bottom w:w="80" w:type="dxa"/>
              <w:right w:w="100" w:type="dxa"/>
            </w:tcMar>
            <w:vAlign w:val="center"/>
          </w:tcPr>
          <w:p w14:paraId="765D8A5F" w14:textId="77777777" w:rsidR="00B02477" w:rsidRPr="00870BA1" w:rsidRDefault="00000000" w:rsidP="00870BA1">
            <w:r w:rsidRPr="00870BA1">
              <w:rPr>
                <w:rPrChange w:id="1430" w:author="Anzalna Saeed" w:date="2026-09-21T23:18:00Z" w16du:dateUtc="2026-09-21T18:18:00Z">
                  <w:rPr>
                    <w:rFonts w:cs="Times New Roman"/>
                    <w:color w:val="000000"/>
                    <w:sz w:val="19"/>
                    <w:szCs w:val="19"/>
                  </w:rPr>
                </w:rPrChange>
              </w:rPr>
              <w:t>25%</w:t>
            </w:r>
          </w:p>
        </w:tc>
        <w:tc>
          <w:tcPr>
            <w:tcW w:w="4500" w:type="dxa"/>
            <w:tcMar>
              <w:top w:w="80" w:type="dxa"/>
              <w:left w:w="100" w:type="dxa"/>
              <w:bottom w:w="80" w:type="dxa"/>
              <w:right w:w="100" w:type="dxa"/>
            </w:tcMar>
            <w:vAlign w:val="center"/>
          </w:tcPr>
          <w:p w14:paraId="7D925831" w14:textId="77777777" w:rsidR="00B02477" w:rsidRPr="00870BA1" w:rsidRDefault="00000000" w:rsidP="00870BA1">
            <w:r w:rsidRPr="00870BA1">
              <w:rPr>
                <w:rPrChange w:id="1431" w:author="Anzalna Saeed" w:date="2026-09-21T23:18:00Z" w16du:dateUtc="2026-09-21T18:18:00Z">
                  <w:rPr>
                    <w:rFonts w:cs="Times New Roman"/>
                    <w:color w:val="000000"/>
                    <w:sz w:val="19"/>
                    <w:szCs w:val="19"/>
                  </w:rPr>
                </w:rPrChange>
              </w:rPr>
              <w:t>Everyday sentences, greetings, small talk</w:t>
            </w:r>
          </w:p>
        </w:tc>
      </w:tr>
      <w:tr w:rsidR="00B02477" w:rsidRPr="00870BA1" w14:paraId="49A005A8" w14:textId="77777777">
        <w:tc>
          <w:tcPr>
            <w:tcW w:w="3200" w:type="dxa"/>
            <w:shd w:val="clear" w:color="auto" w:fill="F5F9FA"/>
            <w:tcMar>
              <w:top w:w="80" w:type="dxa"/>
              <w:left w:w="100" w:type="dxa"/>
              <w:bottom w:w="80" w:type="dxa"/>
              <w:right w:w="100" w:type="dxa"/>
            </w:tcMar>
            <w:vAlign w:val="center"/>
          </w:tcPr>
          <w:p w14:paraId="41490925" w14:textId="77777777" w:rsidR="00B02477" w:rsidRPr="00870BA1" w:rsidRDefault="00000000" w:rsidP="00870BA1">
            <w:r w:rsidRPr="00870BA1">
              <w:rPr>
                <w:rPrChange w:id="1432" w:author="Anzalna Saeed" w:date="2026-09-21T23:18:00Z" w16du:dateUtc="2026-09-21T18:18:00Z">
                  <w:rPr>
                    <w:rFonts w:cs="Times New Roman"/>
                    <w:color w:val="000000"/>
                    <w:sz w:val="19"/>
                    <w:szCs w:val="19"/>
                  </w:rPr>
                </w:rPrChange>
              </w:rPr>
              <w:t>Technical / CS jargon</w:t>
            </w:r>
          </w:p>
        </w:tc>
        <w:tc>
          <w:tcPr>
            <w:tcW w:w="1660" w:type="dxa"/>
            <w:shd w:val="clear" w:color="auto" w:fill="F5F9FA"/>
            <w:tcMar>
              <w:top w:w="80" w:type="dxa"/>
              <w:left w:w="100" w:type="dxa"/>
              <w:bottom w:w="80" w:type="dxa"/>
              <w:right w:w="100" w:type="dxa"/>
            </w:tcMar>
            <w:vAlign w:val="center"/>
          </w:tcPr>
          <w:p w14:paraId="29F0AB7B" w14:textId="77777777" w:rsidR="00B02477" w:rsidRPr="00870BA1" w:rsidRDefault="00000000" w:rsidP="00870BA1">
            <w:r w:rsidRPr="00870BA1">
              <w:rPr>
                <w:rPrChange w:id="1433" w:author="Anzalna Saeed" w:date="2026-09-21T23:18:00Z" w16du:dateUtc="2026-09-21T18:18:00Z">
                  <w:rPr>
                    <w:rFonts w:cs="Times New Roman"/>
                    <w:color w:val="000000"/>
                    <w:sz w:val="19"/>
                    <w:szCs w:val="19"/>
                  </w:rPr>
                </w:rPrChange>
              </w:rPr>
              <w:t>25%</w:t>
            </w:r>
          </w:p>
        </w:tc>
        <w:tc>
          <w:tcPr>
            <w:tcW w:w="4500" w:type="dxa"/>
            <w:shd w:val="clear" w:color="auto" w:fill="F5F9FA"/>
            <w:tcMar>
              <w:top w:w="80" w:type="dxa"/>
              <w:left w:w="100" w:type="dxa"/>
              <w:bottom w:w="80" w:type="dxa"/>
              <w:right w:w="100" w:type="dxa"/>
            </w:tcMar>
            <w:vAlign w:val="center"/>
          </w:tcPr>
          <w:p w14:paraId="10EF5BC3" w14:textId="77777777" w:rsidR="00B02477" w:rsidRPr="00870BA1" w:rsidRDefault="00000000" w:rsidP="00870BA1">
            <w:r w:rsidRPr="00870BA1">
              <w:rPr>
                <w:rPrChange w:id="1434" w:author="Anzalna Saeed" w:date="2026-09-21T23:18:00Z" w16du:dateUtc="2026-09-21T18:18:00Z">
                  <w:rPr>
                    <w:rFonts w:cs="Times New Roman"/>
                    <w:color w:val="000000"/>
                    <w:sz w:val="19"/>
                    <w:szCs w:val="19"/>
                  </w:rPr>
                </w:rPrChange>
              </w:rPr>
              <w:t>Software, networking, and engineering terminology</w:t>
            </w:r>
          </w:p>
        </w:tc>
      </w:tr>
      <w:tr w:rsidR="00B02477" w:rsidRPr="00870BA1" w14:paraId="57622BBF" w14:textId="77777777">
        <w:tc>
          <w:tcPr>
            <w:tcW w:w="3200" w:type="dxa"/>
            <w:tcMar>
              <w:top w:w="80" w:type="dxa"/>
              <w:left w:w="100" w:type="dxa"/>
              <w:bottom w:w="80" w:type="dxa"/>
              <w:right w:w="100" w:type="dxa"/>
            </w:tcMar>
            <w:vAlign w:val="center"/>
          </w:tcPr>
          <w:p w14:paraId="1B05D241" w14:textId="77777777" w:rsidR="00B02477" w:rsidRPr="00870BA1" w:rsidRDefault="00000000" w:rsidP="00870BA1">
            <w:r w:rsidRPr="00870BA1">
              <w:rPr>
                <w:rPrChange w:id="1435" w:author="Anzalna Saeed" w:date="2026-09-21T23:18:00Z" w16du:dateUtc="2026-09-21T18:18:00Z">
                  <w:rPr>
                    <w:rFonts w:cs="Times New Roman"/>
                    <w:color w:val="000000"/>
                    <w:sz w:val="19"/>
                    <w:szCs w:val="19"/>
                  </w:rPr>
                </w:rPrChange>
              </w:rPr>
              <w:t>Roman Urdu (code-mixed, chat-style)</w:t>
            </w:r>
          </w:p>
        </w:tc>
        <w:tc>
          <w:tcPr>
            <w:tcW w:w="1660" w:type="dxa"/>
            <w:tcMar>
              <w:top w:w="80" w:type="dxa"/>
              <w:left w:w="100" w:type="dxa"/>
              <w:bottom w:w="80" w:type="dxa"/>
              <w:right w:w="100" w:type="dxa"/>
            </w:tcMar>
            <w:vAlign w:val="center"/>
          </w:tcPr>
          <w:p w14:paraId="495FC162" w14:textId="77777777" w:rsidR="00B02477" w:rsidRPr="00870BA1" w:rsidRDefault="00000000" w:rsidP="00870BA1">
            <w:r w:rsidRPr="00870BA1">
              <w:rPr>
                <w:rPrChange w:id="1436" w:author="Anzalna Saeed" w:date="2026-09-21T23:18:00Z" w16du:dateUtc="2026-09-21T18:18:00Z">
                  <w:rPr>
                    <w:rFonts w:cs="Times New Roman"/>
                    <w:color w:val="000000"/>
                    <w:sz w:val="19"/>
                    <w:szCs w:val="19"/>
                  </w:rPr>
                </w:rPrChange>
              </w:rPr>
              <w:t>25%</w:t>
            </w:r>
          </w:p>
        </w:tc>
        <w:tc>
          <w:tcPr>
            <w:tcW w:w="4500" w:type="dxa"/>
            <w:tcMar>
              <w:top w:w="80" w:type="dxa"/>
              <w:left w:w="100" w:type="dxa"/>
              <w:bottom w:w="80" w:type="dxa"/>
              <w:right w:w="100" w:type="dxa"/>
            </w:tcMar>
            <w:vAlign w:val="center"/>
          </w:tcPr>
          <w:p w14:paraId="798AA829" w14:textId="77777777" w:rsidR="00B02477" w:rsidRPr="00870BA1" w:rsidRDefault="00000000" w:rsidP="00870BA1">
            <w:r w:rsidRPr="00870BA1">
              <w:rPr>
                <w:rPrChange w:id="1437" w:author="Anzalna Saeed" w:date="2026-09-21T23:18:00Z" w16du:dateUtc="2026-09-21T18:18:00Z">
                  <w:rPr>
                    <w:rFonts w:cs="Times New Roman"/>
                    <w:color w:val="000000"/>
                    <w:sz w:val="19"/>
                    <w:szCs w:val="19"/>
                  </w:rPr>
                </w:rPrChange>
              </w:rPr>
              <w:t>WhatsApp/social-media-style Roman Urdu with typos and short forms</w:t>
            </w:r>
          </w:p>
        </w:tc>
      </w:tr>
      <w:tr w:rsidR="00B02477" w:rsidRPr="00870BA1" w14:paraId="0B3D5AAC" w14:textId="77777777">
        <w:tc>
          <w:tcPr>
            <w:tcW w:w="3200" w:type="dxa"/>
            <w:shd w:val="clear" w:color="auto" w:fill="F5F9FA"/>
            <w:tcMar>
              <w:top w:w="80" w:type="dxa"/>
              <w:left w:w="100" w:type="dxa"/>
              <w:bottom w:w="80" w:type="dxa"/>
              <w:right w:w="100" w:type="dxa"/>
            </w:tcMar>
            <w:vAlign w:val="center"/>
          </w:tcPr>
          <w:p w14:paraId="6C352C27" w14:textId="77777777" w:rsidR="00B02477" w:rsidRPr="00870BA1" w:rsidRDefault="00000000" w:rsidP="00870BA1">
            <w:r w:rsidRPr="00870BA1">
              <w:rPr>
                <w:rPrChange w:id="1438" w:author="Anzalna Saeed" w:date="2026-09-21T23:18:00Z" w16du:dateUtc="2026-09-21T18:18:00Z">
                  <w:rPr>
                    <w:rFonts w:cs="Times New Roman"/>
                    <w:color w:val="000000"/>
                    <w:sz w:val="19"/>
                    <w:szCs w:val="19"/>
                  </w:rPr>
                </w:rPrChange>
              </w:rPr>
              <w:t>Formal / academic text</w:t>
            </w:r>
          </w:p>
        </w:tc>
        <w:tc>
          <w:tcPr>
            <w:tcW w:w="1660" w:type="dxa"/>
            <w:shd w:val="clear" w:color="auto" w:fill="F5F9FA"/>
            <w:tcMar>
              <w:top w:w="80" w:type="dxa"/>
              <w:left w:w="100" w:type="dxa"/>
              <w:bottom w:w="80" w:type="dxa"/>
              <w:right w:w="100" w:type="dxa"/>
            </w:tcMar>
            <w:vAlign w:val="center"/>
          </w:tcPr>
          <w:p w14:paraId="4EEBD857" w14:textId="77777777" w:rsidR="00B02477" w:rsidRPr="00870BA1" w:rsidRDefault="00000000" w:rsidP="00870BA1">
            <w:r w:rsidRPr="00870BA1">
              <w:rPr>
                <w:rPrChange w:id="1439" w:author="Anzalna Saeed" w:date="2026-09-21T23:18:00Z" w16du:dateUtc="2026-09-21T18:18:00Z">
                  <w:rPr>
                    <w:rFonts w:cs="Times New Roman"/>
                    <w:color w:val="000000"/>
                    <w:sz w:val="19"/>
                    <w:szCs w:val="19"/>
                  </w:rPr>
                </w:rPrChange>
              </w:rPr>
              <w:t>15%</w:t>
            </w:r>
          </w:p>
        </w:tc>
        <w:tc>
          <w:tcPr>
            <w:tcW w:w="4500" w:type="dxa"/>
            <w:shd w:val="clear" w:color="auto" w:fill="F5F9FA"/>
            <w:tcMar>
              <w:top w:w="80" w:type="dxa"/>
              <w:left w:w="100" w:type="dxa"/>
              <w:bottom w:w="80" w:type="dxa"/>
              <w:right w:w="100" w:type="dxa"/>
            </w:tcMar>
            <w:vAlign w:val="center"/>
          </w:tcPr>
          <w:p w14:paraId="48D76B54" w14:textId="77777777" w:rsidR="00B02477" w:rsidRPr="00870BA1" w:rsidRDefault="00000000" w:rsidP="00870BA1">
            <w:r w:rsidRPr="00870BA1">
              <w:rPr>
                <w:rPrChange w:id="1440" w:author="Anzalna Saeed" w:date="2026-09-21T23:18:00Z" w16du:dateUtc="2026-09-21T18:18:00Z">
                  <w:rPr>
                    <w:rFonts w:cs="Times New Roman"/>
                    <w:color w:val="000000"/>
                    <w:sz w:val="19"/>
                    <w:szCs w:val="19"/>
                  </w:rPr>
                </w:rPrChange>
              </w:rPr>
              <w:t>Emails, reports, assignment instructions</w:t>
            </w:r>
          </w:p>
        </w:tc>
      </w:tr>
      <w:tr w:rsidR="00B02477" w:rsidRPr="00870BA1" w14:paraId="020EBDCA" w14:textId="77777777">
        <w:tc>
          <w:tcPr>
            <w:tcW w:w="3200" w:type="dxa"/>
            <w:tcMar>
              <w:top w:w="80" w:type="dxa"/>
              <w:left w:w="100" w:type="dxa"/>
              <w:bottom w:w="80" w:type="dxa"/>
              <w:right w:w="100" w:type="dxa"/>
            </w:tcMar>
            <w:vAlign w:val="center"/>
          </w:tcPr>
          <w:p w14:paraId="4BCC3434" w14:textId="77777777" w:rsidR="00B02477" w:rsidRPr="00870BA1" w:rsidRDefault="00000000" w:rsidP="00870BA1">
            <w:r w:rsidRPr="00870BA1">
              <w:rPr>
                <w:rPrChange w:id="1441" w:author="Anzalna Saeed" w:date="2026-09-21T23:18:00Z" w16du:dateUtc="2026-09-21T18:18:00Z">
                  <w:rPr>
                    <w:rFonts w:cs="Times New Roman"/>
                    <w:color w:val="000000"/>
                    <w:sz w:val="19"/>
                    <w:szCs w:val="19"/>
                  </w:rPr>
                </w:rPrChange>
              </w:rPr>
              <w:t>Idiomatic / informal expressions</w:t>
            </w:r>
          </w:p>
        </w:tc>
        <w:tc>
          <w:tcPr>
            <w:tcW w:w="1660" w:type="dxa"/>
            <w:tcMar>
              <w:top w:w="80" w:type="dxa"/>
              <w:left w:w="100" w:type="dxa"/>
              <w:bottom w:w="80" w:type="dxa"/>
              <w:right w:w="100" w:type="dxa"/>
            </w:tcMar>
            <w:vAlign w:val="center"/>
          </w:tcPr>
          <w:p w14:paraId="73FB7FCF" w14:textId="77777777" w:rsidR="00B02477" w:rsidRPr="00870BA1" w:rsidRDefault="00000000" w:rsidP="00870BA1">
            <w:r w:rsidRPr="00870BA1">
              <w:rPr>
                <w:rPrChange w:id="1442" w:author="Anzalna Saeed" w:date="2026-09-21T23:18:00Z" w16du:dateUtc="2026-09-21T18:18:00Z">
                  <w:rPr>
                    <w:rFonts w:cs="Times New Roman"/>
                    <w:color w:val="000000"/>
                    <w:sz w:val="19"/>
                    <w:szCs w:val="19"/>
                  </w:rPr>
                </w:rPrChange>
              </w:rPr>
              <w:t>10%</w:t>
            </w:r>
          </w:p>
        </w:tc>
        <w:tc>
          <w:tcPr>
            <w:tcW w:w="4500" w:type="dxa"/>
            <w:tcMar>
              <w:top w:w="80" w:type="dxa"/>
              <w:left w:w="100" w:type="dxa"/>
              <w:bottom w:w="80" w:type="dxa"/>
              <w:right w:w="100" w:type="dxa"/>
            </w:tcMar>
            <w:vAlign w:val="center"/>
          </w:tcPr>
          <w:p w14:paraId="12632F00" w14:textId="77777777" w:rsidR="00B02477" w:rsidRPr="00870BA1" w:rsidRDefault="00000000" w:rsidP="00870BA1">
            <w:r w:rsidRPr="00870BA1">
              <w:rPr>
                <w:rPrChange w:id="1443" w:author="Anzalna Saeed" w:date="2026-09-21T23:18:00Z" w16du:dateUtc="2026-09-21T18:18:00Z">
                  <w:rPr>
                    <w:rFonts w:cs="Times New Roman"/>
                    <w:color w:val="000000"/>
                    <w:sz w:val="19"/>
                    <w:szCs w:val="19"/>
                  </w:rPr>
                </w:rPrChange>
              </w:rPr>
              <w:t>Idioms and culturally specific phrases that resist literal translation</w:t>
            </w:r>
          </w:p>
        </w:tc>
      </w:tr>
    </w:tbl>
    <w:p w14:paraId="0A9396FF" w14:textId="77777777" w:rsidR="00B02477" w:rsidRPr="00870BA1" w:rsidRDefault="00B02477">
      <w:pPr>
        <w:spacing w:after="120"/>
        <w:rPr>
          <w:rFonts w:cs="Times New Roman"/>
        </w:rPr>
      </w:pPr>
    </w:p>
    <w:p w14:paraId="5B147959" w14:textId="77777777" w:rsidR="00B02477" w:rsidRPr="00870BA1" w:rsidRDefault="00000000">
      <w:pPr>
        <w:pStyle w:val="Heading2"/>
        <w:pPrChange w:id="1444" w:author="Anzalna Saeed" w:date="2026-09-21T23:20:00Z" w16du:dateUtc="2026-09-21T18:20:00Z">
          <w:pPr>
            <w:pStyle w:val="Heading2"/>
            <w:spacing w:before="260"/>
          </w:pPr>
        </w:pPrChange>
      </w:pPr>
      <w:bookmarkStart w:id="1445" w:name="_Toc240921971"/>
      <w:bookmarkStart w:id="1446" w:name="_Toc241440720"/>
      <w:r w:rsidRPr="00870BA1">
        <w:rPr>
          <w:rPrChange w:id="1447" w:author="Anzalna Saeed" w:date="2026-09-21T23:20:00Z" w16du:dateUtc="2026-09-21T18:20:00Z">
            <w:rPr>
              <w:rFonts w:cs="Times New Roman"/>
              <w:bCs/>
              <w:color w:val="1F4E5F"/>
              <w:sz w:val="24"/>
              <w:szCs w:val="24"/>
            </w:rPr>
          </w:rPrChange>
        </w:rPr>
        <w:t>6.2 Construction Method</w:t>
      </w:r>
      <w:bookmarkEnd w:id="1445"/>
      <w:bookmarkEnd w:id="1446"/>
    </w:p>
    <w:p w14:paraId="3B802B75" w14:textId="77777777" w:rsidR="00B02477" w:rsidRPr="00870BA1" w:rsidRDefault="00000000">
      <w:pPr>
        <w:pStyle w:val="ListParagraph"/>
        <w:numPr>
          <w:ilvl w:val="0"/>
          <w:numId w:val="2"/>
        </w:numPr>
        <w:spacing w:after="80" w:line="270" w:lineRule="auto"/>
        <w:rPr>
          <w:rFonts w:ascii="Times New Roman" w:hAnsi="Times New Roman" w:cs="Times New Roman"/>
          <w:color w:val="000000" w:themeColor="text1"/>
          <w:sz w:val="24"/>
          <w:szCs w:val="24"/>
          <w:rPrChange w:id="1448" w:author="Anzalna Saeed" w:date="2026-09-21T23:21:00Z" w16du:dateUtc="2026-09-21T18:21:00Z">
            <w:rPr/>
          </w:rPrChange>
        </w:rPr>
      </w:pPr>
      <w:r w:rsidRPr="00870BA1">
        <w:rPr>
          <w:rFonts w:ascii="Times New Roman" w:hAnsi="Times New Roman" w:cs="Times New Roman"/>
          <w:color w:val="000000" w:themeColor="text1"/>
          <w:sz w:val="24"/>
          <w:szCs w:val="24"/>
          <w:rPrChange w:id="1449" w:author="Anzalna Saeed" w:date="2026-09-21T23:21:00Z" w16du:dateUtc="2026-09-21T18:21:00Z">
            <w:rPr/>
          </w:rPrChange>
        </w:rPr>
        <w:t>Manually curated sentence pairs written/reviewed by bilingual (Urdu/English) annotators, targeting the domains above.</w:t>
      </w:r>
    </w:p>
    <w:p w14:paraId="3F0FF3C8" w14:textId="77777777" w:rsidR="00B02477" w:rsidRPr="00870BA1" w:rsidRDefault="00000000">
      <w:pPr>
        <w:pStyle w:val="ListParagraph"/>
        <w:numPr>
          <w:ilvl w:val="0"/>
          <w:numId w:val="2"/>
        </w:numPr>
        <w:spacing w:after="80" w:line="270" w:lineRule="auto"/>
        <w:rPr>
          <w:rFonts w:ascii="Times New Roman" w:hAnsi="Times New Roman" w:cs="Times New Roman"/>
          <w:color w:val="000000" w:themeColor="text1"/>
          <w:sz w:val="24"/>
          <w:szCs w:val="24"/>
          <w:rPrChange w:id="1450" w:author="Anzalna Saeed" w:date="2026-09-21T23:21:00Z" w16du:dateUtc="2026-09-21T18:21:00Z">
            <w:rPr/>
          </w:rPrChange>
        </w:rPr>
      </w:pPr>
      <w:r w:rsidRPr="00870BA1">
        <w:rPr>
          <w:rFonts w:ascii="Times New Roman" w:hAnsi="Times New Roman" w:cs="Times New Roman"/>
          <w:color w:val="000000" w:themeColor="text1"/>
          <w:sz w:val="24"/>
          <w:szCs w:val="24"/>
          <w:rPrChange w:id="1451" w:author="Anzalna Saeed" w:date="2026-09-21T23:21:00Z" w16du:dateUtc="2026-09-21T18:21:00Z">
            <w:rPr/>
          </w:rPrChange>
        </w:rPr>
        <w:t xml:space="preserve">Supplemented with sentences drawn from existing public Urdu–English parallel corpora (e.g., Urdu-English parallel corpora such as UMC005, OPUS-based collections, and </w:t>
      </w:r>
      <w:proofErr w:type="spellStart"/>
      <w:r w:rsidRPr="00870BA1">
        <w:rPr>
          <w:rFonts w:ascii="Times New Roman" w:hAnsi="Times New Roman" w:cs="Times New Roman"/>
          <w:color w:val="000000" w:themeColor="text1"/>
          <w:sz w:val="24"/>
          <w:szCs w:val="24"/>
          <w:rPrChange w:id="1452" w:author="Anzalna Saeed" w:date="2026-09-21T23:21:00Z" w16du:dateUtc="2026-09-21T18:21:00Z">
            <w:rPr/>
          </w:rPrChange>
        </w:rPr>
        <w:t>Tatoeba</w:t>
      </w:r>
      <w:proofErr w:type="spellEnd"/>
      <w:r w:rsidRPr="00870BA1">
        <w:rPr>
          <w:rFonts w:ascii="Times New Roman" w:hAnsi="Times New Roman" w:cs="Times New Roman"/>
          <w:color w:val="000000" w:themeColor="text1"/>
          <w:sz w:val="24"/>
          <w:szCs w:val="24"/>
          <w:rPrChange w:id="1453" w:author="Anzalna Saeed" w:date="2026-09-21T23:21:00Z" w16du:dateUtc="2026-09-21T18:21:00Z">
            <w:rPr/>
          </w:rPrChange>
        </w:rPr>
        <w:t>) filtered for quality.</w:t>
      </w:r>
    </w:p>
    <w:p w14:paraId="6208160C" w14:textId="77777777" w:rsidR="00B02477" w:rsidRPr="00870BA1" w:rsidRDefault="00000000">
      <w:pPr>
        <w:pStyle w:val="ListParagraph"/>
        <w:numPr>
          <w:ilvl w:val="0"/>
          <w:numId w:val="2"/>
        </w:numPr>
        <w:spacing w:after="80" w:line="270" w:lineRule="auto"/>
        <w:rPr>
          <w:rFonts w:ascii="Times New Roman" w:hAnsi="Times New Roman" w:cs="Times New Roman"/>
          <w:color w:val="000000" w:themeColor="text1"/>
          <w:sz w:val="24"/>
          <w:szCs w:val="24"/>
          <w:rPrChange w:id="1454" w:author="Anzalna Saeed" w:date="2026-09-21T23:21:00Z" w16du:dateUtc="2026-09-21T18:21:00Z">
            <w:rPr/>
          </w:rPrChange>
        </w:rPr>
      </w:pPr>
      <w:r w:rsidRPr="00870BA1">
        <w:rPr>
          <w:rFonts w:ascii="Times New Roman" w:hAnsi="Times New Roman" w:cs="Times New Roman"/>
          <w:color w:val="000000" w:themeColor="text1"/>
          <w:sz w:val="24"/>
          <w:szCs w:val="24"/>
          <w:rPrChange w:id="1455" w:author="Anzalna Saeed" w:date="2026-09-21T23:21:00Z" w16du:dateUtc="2026-09-21T18:21:00Z">
            <w:rPr/>
          </w:rPrChange>
        </w:rPr>
        <w:t>Roman Urdu examples sourced from real chat-style text patterns (anonymized/synthetic, not scraped from private conversations) to reflect authentic typos and short forms.</w:t>
      </w:r>
    </w:p>
    <w:p w14:paraId="6B42B4C1" w14:textId="1D2CDC8C" w:rsidR="00B02477" w:rsidRPr="00870BA1" w:rsidDel="00530E52" w:rsidRDefault="00000000">
      <w:pPr>
        <w:pStyle w:val="ListParagraph"/>
        <w:numPr>
          <w:ilvl w:val="0"/>
          <w:numId w:val="2"/>
        </w:numPr>
        <w:spacing w:after="80" w:line="270" w:lineRule="auto"/>
        <w:rPr>
          <w:del w:id="1456" w:author="Anzalna Saeed" w:date="2026-09-27T22:30:00Z" w16du:dateUtc="2026-09-27T17:30:00Z"/>
          <w:rFonts w:ascii="Times New Roman" w:hAnsi="Times New Roman" w:cs="Times New Roman"/>
          <w:color w:val="000000" w:themeColor="text1"/>
          <w:sz w:val="24"/>
          <w:szCs w:val="24"/>
          <w:rPrChange w:id="1457" w:author="Anzalna Saeed" w:date="2026-09-21T23:21:00Z" w16du:dateUtc="2026-09-21T18:21:00Z">
            <w:rPr>
              <w:del w:id="1458" w:author="Anzalna Saeed" w:date="2026-09-27T22:30:00Z" w16du:dateUtc="2026-09-27T17:30:00Z"/>
            </w:rPr>
          </w:rPrChange>
        </w:rPr>
      </w:pPr>
      <w:r w:rsidRPr="00870BA1">
        <w:rPr>
          <w:rFonts w:ascii="Times New Roman" w:hAnsi="Times New Roman" w:cs="Times New Roman"/>
          <w:color w:val="000000" w:themeColor="text1"/>
          <w:sz w:val="24"/>
          <w:szCs w:val="24"/>
          <w:rPrChange w:id="1459" w:author="Anzalna Saeed" w:date="2026-09-21T23:21:00Z" w16du:dateUtc="2026-09-21T18:21:00Z">
            <w:rPr/>
          </w:rPrChange>
        </w:rPr>
        <w:t>Each source sentence is paired with a human reference translation</w:t>
      </w:r>
      <w:ins w:id="1460" w:author="Anzalna Saeed" w:date="2026-09-27T22:15:00Z" w16du:dateUtc="2026-09-27T17:15:00Z">
        <w:r w:rsidR="00571E7A">
          <w:rPr>
            <w:rFonts w:ascii="Times New Roman" w:hAnsi="Times New Roman" w:cs="Times New Roman"/>
            <w:color w:val="000000" w:themeColor="text1"/>
            <w:sz w:val="24"/>
            <w:szCs w:val="24"/>
          </w:rPr>
          <w:t>.</w:t>
        </w:r>
      </w:ins>
      <w:del w:id="1461" w:author="Anzalna Saeed" w:date="2026-09-27T22:15:00Z" w16du:dateUtc="2026-09-27T17:15:00Z">
        <w:r w:rsidRPr="00870BA1" w:rsidDel="00571E7A">
          <w:rPr>
            <w:rFonts w:ascii="Times New Roman" w:hAnsi="Times New Roman" w:cs="Times New Roman"/>
            <w:color w:val="000000" w:themeColor="text1"/>
            <w:sz w:val="24"/>
            <w:szCs w:val="24"/>
            <w:rPrChange w:id="1462" w:author="Anzalna Saeed" w:date="2026-09-21T23:21:00Z" w16du:dateUtc="2026-09-21T18:21:00Z">
              <w:rPr/>
            </w:rPrChange>
          </w:rPr>
          <w:delText>, agreed on by at least two annotators; disagreements are resolved by a third reviewer.</w:delText>
        </w:r>
      </w:del>
    </w:p>
    <w:p w14:paraId="791D4D9D" w14:textId="77777777" w:rsidR="00B02477" w:rsidRPr="00870BA1" w:rsidRDefault="00000000" w:rsidP="00530E52">
      <w:pPr>
        <w:pStyle w:val="ListParagraph"/>
        <w:numPr>
          <w:ilvl w:val="0"/>
          <w:numId w:val="2"/>
        </w:numPr>
        <w:spacing w:after="80" w:line="270" w:lineRule="auto"/>
        <w:pPrChange w:id="1463" w:author="Anzalna Saeed" w:date="2026-09-21T23:21:00Z" w16du:dateUtc="2026-09-21T18:21:00Z">
          <w:pPr>
            <w:pStyle w:val="Heading2"/>
            <w:spacing w:before="260"/>
          </w:pPr>
        </w:pPrChange>
      </w:pPr>
      <w:bookmarkStart w:id="1464" w:name="_Toc240921972"/>
      <w:del w:id="1465" w:author="Anzalna Saeed" w:date="2026-09-27T22:30:00Z" w16du:dateUtc="2026-09-27T17:30:00Z">
        <w:r w:rsidRPr="00870BA1" w:rsidDel="00530E52">
          <w:rPr>
            <w:rPrChange w:id="1466" w:author="Anzalna Saeed" w:date="2026-09-21T23:21:00Z" w16du:dateUtc="2026-09-21T18:21:00Z">
              <w:rPr>
                <w:rFonts w:cs="Times New Roman"/>
                <w:bCs/>
                <w:color w:val="1F4E5F"/>
                <w:sz w:val="24"/>
                <w:szCs w:val="24"/>
              </w:rPr>
            </w:rPrChange>
          </w:rPr>
          <w:delText>6.3 Dataset Schema</w:delText>
        </w:r>
      </w:del>
      <w:bookmarkEnd w:id="1464"/>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Change w:id="1467" w:author="Anzalna Saeed" w:date="2026-09-27T22:30:00Z" w16du:dateUtc="2026-09-27T17:30:00Z">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PrChange>
      </w:tblPr>
      <w:tblGrid>
        <w:gridCol w:w="2933"/>
        <w:gridCol w:w="6427"/>
        <w:tblGridChange w:id="1468">
          <w:tblGrid>
            <w:gridCol w:w="2933"/>
            <w:gridCol w:w="6427"/>
          </w:tblGrid>
        </w:tblGridChange>
      </w:tblGrid>
      <w:tr w:rsidR="00B02477" w:rsidRPr="00870BA1" w:rsidDel="00530E52" w14:paraId="10D017B9" w14:textId="6A0E287A" w:rsidTr="00530E52">
        <w:trPr>
          <w:tblHeader/>
          <w:del w:id="1469" w:author="Anzalna Saeed" w:date="2026-09-27T22:30:00Z" w16du:dateUtc="2026-09-27T17:30:00Z"/>
          <w:trPrChange w:id="1470" w:author="Anzalna Saeed" w:date="2026-09-27T22:30:00Z" w16du:dateUtc="2026-09-27T17:30:00Z">
            <w:trPr>
              <w:tblHeader/>
            </w:trPr>
          </w:trPrChange>
        </w:trPr>
        <w:tc>
          <w:tcPr>
            <w:tcW w:w="2933" w:type="dxa"/>
            <w:shd w:val="clear" w:color="auto" w:fill="1F4E5F"/>
            <w:tcMar>
              <w:top w:w="80" w:type="dxa"/>
              <w:left w:w="100" w:type="dxa"/>
              <w:bottom w:w="80" w:type="dxa"/>
              <w:right w:w="100" w:type="dxa"/>
            </w:tcMar>
            <w:vAlign w:val="center"/>
            <w:tcPrChange w:id="1471" w:author="Anzalna Saeed" w:date="2026-09-27T22:30:00Z" w16du:dateUtc="2026-09-27T17:30:00Z">
              <w:tcPr>
                <w:tcW w:w="2600" w:type="dxa"/>
                <w:shd w:val="clear" w:color="auto" w:fill="1F4E5F"/>
                <w:tcMar>
                  <w:top w:w="80" w:type="dxa"/>
                  <w:left w:w="100" w:type="dxa"/>
                  <w:bottom w:w="80" w:type="dxa"/>
                  <w:right w:w="100" w:type="dxa"/>
                </w:tcMar>
                <w:vAlign w:val="center"/>
              </w:tcPr>
            </w:tcPrChange>
          </w:tcPr>
          <w:p w14:paraId="743789D3" w14:textId="364DAB55" w:rsidR="00B02477" w:rsidRPr="00870BA1" w:rsidDel="00530E52" w:rsidRDefault="00000000" w:rsidP="00870BA1">
            <w:pPr>
              <w:rPr>
                <w:del w:id="1472" w:author="Anzalna Saeed" w:date="2026-09-27T22:30:00Z" w16du:dateUtc="2026-09-27T17:30:00Z"/>
              </w:rPr>
            </w:pPr>
            <w:del w:id="1473" w:author="Anzalna Saeed" w:date="2026-09-27T22:30:00Z" w16du:dateUtc="2026-09-27T17:30:00Z">
              <w:r w:rsidRPr="00870BA1" w:rsidDel="00530E52">
                <w:rPr>
                  <w:rPrChange w:id="1474" w:author="Anzalna Saeed" w:date="2026-09-21T23:18:00Z" w16du:dateUtc="2026-09-21T18:18:00Z">
                    <w:rPr>
                      <w:rFonts w:cs="Times New Roman"/>
                      <w:b/>
                      <w:bCs/>
                      <w:color w:val="FFFFFF"/>
                      <w:sz w:val="19"/>
                      <w:szCs w:val="19"/>
                    </w:rPr>
                  </w:rPrChange>
                </w:rPr>
                <w:delText>Field</w:delText>
              </w:r>
            </w:del>
          </w:p>
        </w:tc>
        <w:tc>
          <w:tcPr>
            <w:tcW w:w="6427" w:type="dxa"/>
            <w:shd w:val="clear" w:color="auto" w:fill="1F4E5F"/>
            <w:tcMar>
              <w:top w:w="80" w:type="dxa"/>
              <w:left w:w="100" w:type="dxa"/>
              <w:bottom w:w="80" w:type="dxa"/>
              <w:right w:w="100" w:type="dxa"/>
            </w:tcMar>
            <w:vAlign w:val="center"/>
            <w:tcPrChange w:id="1475" w:author="Anzalna Saeed" w:date="2026-09-27T22:30:00Z" w16du:dateUtc="2026-09-27T17:30:00Z">
              <w:tcPr>
                <w:tcW w:w="6760" w:type="dxa"/>
                <w:shd w:val="clear" w:color="auto" w:fill="1F4E5F"/>
                <w:tcMar>
                  <w:top w:w="80" w:type="dxa"/>
                  <w:left w:w="100" w:type="dxa"/>
                  <w:bottom w:w="80" w:type="dxa"/>
                  <w:right w:w="100" w:type="dxa"/>
                </w:tcMar>
                <w:vAlign w:val="center"/>
              </w:tcPr>
            </w:tcPrChange>
          </w:tcPr>
          <w:p w14:paraId="11AF655B" w14:textId="4DB313DF" w:rsidR="00B02477" w:rsidRPr="00870BA1" w:rsidDel="00530E52" w:rsidRDefault="00000000" w:rsidP="00870BA1">
            <w:pPr>
              <w:rPr>
                <w:del w:id="1476" w:author="Anzalna Saeed" w:date="2026-09-27T22:30:00Z" w16du:dateUtc="2026-09-27T17:30:00Z"/>
              </w:rPr>
            </w:pPr>
            <w:del w:id="1477" w:author="Anzalna Saeed" w:date="2026-09-27T22:30:00Z" w16du:dateUtc="2026-09-27T17:30:00Z">
              <w:r w:rsidRPr="00870BA1" w:rsidDel="00530E52">
                <w:rPr>
                  <w:rPrChange w:id="1478" w:author="Anzalna Saeed" w:date="2026-09-21T23:18:00Z" w16du:dateUtc="2026-09-21T18:18:00Z">
                    <w:rPr>
                      <w:rFonts w:cs="Times New Roman"/>
                      <w:b/>
                      <w:bCs/>
                      <w:color w:val="FFFFFF"/>
                      <w:sz w:val="19"/>
                      <w:szCs w:val="19"/>
                    </w:rPr>
                  </w:rPrChange>
                </w:rPr>
                <w:delText>Description</w:delText>
              </w:r>
            </w:del>
          </w:p>
        </w:tc>
      </w:tr>
      <w:tr w:rsidR="00B02477" w:rsidRPr="00870BA1" w:rsidDel="00530E52" w14:paraId="1A6F1513" w14:textId="62E0E309" w:rsidTr="00530E52">
        <w:trPr>
          <w:del w:id="1479" w:author="Anzalna Saeed" w:date="2026-09-27T22:30:00Z" w16du:dateUtc="2026-09-27T17:30:00Z"/>
        </w:trPr>
        <w:tc>
          <w:tcPr>
            <w:tcW w:w="2933" w:type="dxa"/>
            <w:tcMar>
              <w:top w:w="80" w:type="dxa"/>
              <w:left w:w="100" w:type="dxa"/>
              <w:bottom w:w="80" w:type="dxa"/>
              <w:right w:w="100" w:type="dxa"/>
            </w:tcMar>
            <w:vAlign w:val="center"/>
            <w:tcPrChange w:id="1480" w:author="Anzalna Saeed" w:date="2026-09-27T22:30:00Z" w16du:dateUtc="2026-09-27T17:30:00Z">
              <w:tcPr>
                <w:tcW w:w="2600" w:type="dxa"/>
                <w:tcMar>
                  <w:top w:w="80" w:type="dxa"/>
                  <w:left w:w="100" w:type="dxa"/>
                  <w:bottom w:w="80" w:type="dxa"/>
                  <w:right w:w="100" w:type="dxa"/>
                </w:tcMar>
                <w:vAlign w:val="center"/>
              </w:tcPr>
            </w:tcPrChange>
          </w:tcPr>
          <w:p w14:paraId="1A2AC882" w14:textId="289A4FF6" w:rsidR="00B02477" w:rsidRPr="00870BA1" w:rsidDel="00530E52" w:rsidRDefault="00000000" w:rsidP="00870BA1">
            <w:pPr>
              <w:rPr>
                <w:del w:id="1481" w:author="Anzalna Saeed" w:date="2026-09-27T22:30:00Z" w16du:dateUtc="2026-09-27T17:30:00Z"/>
              </w:rPr>
            </w:pPr>
            <w:del w:id="1482" w:author="Anzalna Saeed" w:date="2026-09-27T22:30:00Z" w16du:dateUtc="2026-09-27T17:30:00Z">
              <w:r w:rsidRPr="00870BA1" w:rsidDel="00530E52">
                <w:rPr>
                  <w:rPrChange w:id="1483" w:author="Anzalna Saeed" w:date="2026-09-21T23:18:00Z" w16du:dateUtc="2026-09-21T18:18:00Z">
                    <w:rPr>
                      <w:rFonts w:cs="Times New Roman"/>
                      <w:color w:val="000000"/>
                      <w:sz w:val="19"/>
                      <w:szCs w:val="19"/>
                    </w:rPr>
                  </w:rPrChange>
                </w:rPr>
                <w:delText>id</w:delText>
              </w:r>
            </w:del>
          </w:p>
        </w:tc>
        <w:tc>
          <w:tcPr>
            <w:tcW w:w="6427" w:type="dxa"/>
            <w:tcMar>
              <w:top w:w="80" w:type="dxa"/>
              <w:left w:w="100" w:type="dxa"/>
              <w:bottom w:w="80" w:type="dxa"/>
              <w:right w:w="100" w:type="dxa"/>
            </w:tcMar>
            <w:vAlign w:val="center"/>
            <w:tcPrChange w:id="1484" w:author="Anzalna Saeed" w:date="2026-09-27T22:30:00Z" w16du:dateUtc="2026-09-27T17:30:00Z">
              <w:tcPr>
                <w:tcW w:w="6760" w:type="dxa"/>
                <w:tcMar>
                  <w:top w:w="80" w:type="dxa"/>
                  <w:left w:w="100" w:type="dxa"/>
                  <w:bottom w:w="80" w:type="dxa"/>
                  <w:right w:w="100" w:type="dxa"/>
                </w:tcMar>
                <w:vAlign w:val="center"/>
              </w:tcPr>
            </w:tcPrChange>
          </w:tcPr>
          <w:p w14:paraId="765AF4D2" w14:textId="1784F613" w:rsidR="00B02477" w:rsidRPr="00870BA1" w:rsidDel="00530E52" w:rsidRDefault="00000000" w:rsidP="00870BA1">
            <w:pPr>
              <w:rPr>
                <w:del w:id="1485" w:author="Anzalna Saeed" w:date="2026-09-27T22:30:00Z" w16du:dateUtc="2026-09-27T17:30:00Z"/>
              </w:rPr>
            </w:pPr>
            <w:del w:id="1486" w:author="Anzalna Saeed" w:date="2026-09-27T22:30:00Z" w16du:dateUtc="2026-09-27T17:30:00Z">
              <w:r w:rsidRPr="00870BA1" w:rsidDel="00530E52">
                <w:rPr>
                  <w:rPrChange w:id="1487" w:author="Anzalna Saeed" w:date="2026-09-21T23:18:00Z" w16du:dateUtc="2026-09-21T18:18:00Z">
                    <w:rPr>
                      <w:rFonts w:cs="Times New Roman"/>
                      <w:color w:val="000000"/>
                      <w:sz w:val="19"/>
                      <w:szCs w:val="19"/>
                    </w:rPr>
                  </w:rPrChange>
                </w:rPr>
                <w:delText>Unique identifier for the sentence pair</w:delText>
              </w:r>
            </w:del>
          </w:p>
        </w:tc>
      </w:tr>
      <w:tr w:rsidR="00B02477" w:rsidRPr="00870BA1" w:rsidDel="00530E52" w14:paraId="45F235FD" w14:textId="4B7C900C" w:rsidTr="00530E52">
        <w:trPr>
          <w:del w:id="1488" w:author="Anzalna Saeed" w:date="2026-09-27T22:30:00Z" w16du:dateUtc="2026-09-27T17:30:00Z"/>
        </w:trPr>
        <w:tc>
          <w:tcPr>
            <w:tcW w:w="2933" w:type="dxa"/>
            <w:shd w:val="clear" w:color="auto" w:fill="F5F9FA"/>
            <w:tcMar>
              <w:top w:w="80" w:type="dxa"/>
              <w:left w:w="100" w:type="dxa"/>
              <w:bottom w:w="80" w:type="dxa"/>
              <w:right w:w="100" w:type="dxa"/>
            </w:tcMar>
            <w:vAlign w:val="center"/>
            <w:tcPrChange w:id="1489" w:author="Anzalna Saeed" w:date="2026-09-27T22:30:00Z" w16du:dateUtc="2026-09-27T17:30:00Z">
              <w:tcPr>
                <w:tcW w:w="2600" w:type="dxa"/>
                <w:shd w:val="clear" w:color="auto" w:fill="F5F9FA"/>
                <w:tcMar>
                  <w:top w:w="80" w:type="dxa"/>
                  <w:left w:w="100" w:type="dxa"/>
                  <w:bottom w:w="80" w:type="dxa"/>
                  <w:right w:w="100" w:type="dxa"/>
                </w:tcMar>
                <w:vAlign w:val="center"/>
              </w:tcPr>
            </w:tcPrChange>
          </w:tcPr>
          <w:p w14:paraId="32884C40" w14:textId="11E0A6C1" w:rsidR="00B02477" w:rsidRPr="00870BA1" w:rsidDel="00530E52" w:rsidRDefault="00000000" w:rsidP="00870BA1">
            <w:pPr>
              <w:rPr>
                <w:del w:id="1490" w:author="Anzalna Saeed" w:date="2026-09-27T22:30:00Z" w16du:dateUtc="2026-09-27T17:30:00Z"/>
              </w:rPr>
            </w:pPr>
            <w:del w:id="1491" w:author="Anzalna Saeed" w:date="2026-09-27T22:30:00Z" w16du:dateUtc="2026-09-27T17:30:00Z">
              <w:r w:rsidRPr="00870BA1" w:rsidDel="00530E52">
                <w:rPr>
                  <w:rPrChange w:id="1492" w:author="Anzalna Saeed" w:date="2026-09-21T23:18:00Z" w16du:dateUtc="2026-09-21T18:18:00Z">
                    <w:rPr>
                      <w:rFonts w:cs="Times New Roman"/>
                      <w:color w:val="000000"/>
                      <w:sz w:val="19"/>
                      <w:szCs w:val="19"/>
                    </w:rPr>
                  </w:rPrChange>
                </w:rPr>
                <w:delText>source_text</w:delText>
              </w:r>
            </w:del>
          </w:p>
        </w:tc>
        <w:tc>
          <w:tcPr>
            <w:tcW w:w="6427" w:type="dxa"/>
            <w:shd w:val="clear" w:color="auto" w:fill="F5F9FA"/>
            <w:tcMar>
              <w:top w:w="80" w:type="dxa"/>
              <w:left w:w="100" w:type="dxa"/>
              <w:bottom w:w="80" w:type="dxa"/>
              <w:right w:w="100" w:type="dxa"/>
            </w:tcMar>
            <w:vAlign w:val="center"/>
            <w:tcPrChange w:id="1493" w:author="Anzalna Saeed" w:date="2026-09-27T22:30:00Z" w16du:dateUtc="2026-09-27T17:30:00Z">
              <w:tcPr>
                <w:tcW w:w="6760" w:type="dxa"/>
                <w:shd w:val="clear" w:color="auto" w:fill="F5F9FA"/>
                <w:tcMar>
                  <w:top w:w="80" w:type="dxa"/>
                  <w:left w:w="100" w:type="dxa"/>
                  <w:bottom w:w="80" w:type="dxa"/>
                  <w:right w:w="100" w:type="dxa"/>
                </w:tcMar>
                <w:vAlign w:val="center"/>
              </w:tcPr>
            </w:tcPrChange>
          </w:tcPr>
          <w:p w14:paraId="31E1FEA1" w14:textId="634E3CBA" w:rsidR="00B02477" w:rsidRPr="00870BA1" w:rsidDel="00530E52" w:rsidRDefault="00000000" w:rsidP="00870BA1">
            <w:pPr>
              <w:rPr>
                <w:del w:id="1494" w:author="Anzalna Saeed" w:date="2026-09-27T22:30:00Z" w16du:dateUtc="2026-09-27T17:30:00Z"/>
              </w:rPr>
            </w:pPr>
            <w:del w:id="1495" w:author="Anzalna Saeed" w:date="2026-09-27T22:30:00Z" w16du:dateUtc="2026-09-27T17:30:00Z">
              <w:r w:rsidRPr="00870BA1" w:rsidDel="00530E52">
                <w:rPr>
                  <w:rPrChange w:id="1496" w:author="Anzalna Saeed" w:date="2026-09-21T23:18:00Z" w16du:dateUtc="2026-09-21T18:18:00Z">
                    <w:rPr>
                      <w:rFonts w:cs="Times New Roman"/>
                      <w:color w:val="000000"/>
                      <w:sz w:val="19"/>
                      <w:szCs w:val="19"/>
                    </w:rPr>
                  </w:rPrChange>
                </w:rPr>
                <w:delText>Original sentence (English, Urdu script, or Roman Urdu)</w:delText>
              </w:r>
            </w:del>
          </w:p>
        </w:tc>
      </w:tr>
      <w:tr w:rsidR="00B02477" w:rsidRPr="00870BA1" w:rsidDel="00530E52" w14:paraId="2442E156" w14:textId="30B3AFED" w:rsidTr="00530E52">
        <w:trPr>
          <w:del w:id="1497" w:author="Anzalna Saeed" w:date="2026-09-27T22:30:00Z" w16du:dateUtc="2026-09-27T17:30:00Z"/>
        </w:trPr>
        <w:tc>
          <w:tcPr>
            <w:tcW w:w="2933" w:type="dxa"/>
            <w:tcMar>
              <w:top w:w="80" w:type="dxa"/>
              <w:left w:w="100" w:type="dxa"/>
              <w:bottom w:w="80" w:type="dxa"/>
              <w:right w:w="100" w:type="dxa"/>
            </w:tcMar>
            <w:vAlign w:val="center"/>
            <w:tcPrChange w:id="1498" w:author="Anzalna Saeed" w:date="2026-09-27T22:30:00Z" w16du:dateUtc="2026-09-27T17:30:00Z">
              <w:tcPr>
                <w:tcW w:w="2600" w:type="dxa"/>
                <w:tcMar>
                  <w:top w:w="80" w:type="dxa"/>
                  <w:left w:w="100" w:type="dxa"/>
                  <w:bottom w:w="80" w:type="dxa"/>
                  <w:right w:w="100" w:type="dxa"/>
                </w:tcMar>
                <w:vAlign w:val="center"/>
              </w:tcPr>
            </w:tcPrChange>
          </w:tcPr>
          <w:p w14:paraId="780DFA08" w14:textId="4A7D8DCA" w:rsidR="00B02477" w:rsidRPr="00870BA1" w:rsidDel="00530E52" w:rsidRDefault="00000000" w:rsidP="00870BA1">
            <w:pPr>
              <w:rPr>
                <w:del w:id="1499" w:author="Anzalna Saeed" w:date="2026-09-27T22:30:00Z" w16du:dateUtc="2026-09-27T17:30:00Z"/>
              </w:rPr>
            </w:pPr>
            <w:del w:id="1500" w:author="Anzalna Saeed" w:date="2026-09-27T22:30:00Z" w16du:dateUtc="2026-09-27T17:30:00Z">
              <w:r w:rsidRPr="00870BA1" w:rsidDel="00530E52">
                <w:rPr>
                  <w:rPrChange w:id="1501" w:author="Anzalna Saeed" w:date="2026-09-21T23:18:00Z" w16du:dateUtc="2026-09-21T18:18:00Z">
                    <w:rPr>
                      <w:rFonts w:cs="Times New Roman"/>
                      <w:color w:val="000000"/>
                      <w:sz w:val="19"/>
                      <w:szCs w:val="19"/>
                    </w:rPr>
                  </w:rPrChange>
                </w:rPr>
                <w:delText>source_lang</w:delText>
              </w:r>
            </w:del>
          </w:p>
        </w:tc>
        <w:tc>
          <w:tcPr>
            <w:tcW w:w="6427" w:type="dxa"/>
            <w:tcMar>
              <w:top w:w="80" w:type="dxa"/>
              <w:left w:w="100" w:type="dxa"/>
              <w:bottom w:w="80" w:type="dxa"/>
              <w:right w:w="100" w:type="dxa"/>
            </w:tcMar>
            <w:vAlign w:val="center"/>
            <w:tcPrChange w:id="1502" w:author="Anzalna Saeed" w:date="2026-09-27T22:30:00Z" w16du:dateUtc="2026-09-27T17:30:00Z">
              <w:tcPr>
                <w:tcW w:w="6760" w:type="dxa"/>
                <w:tcMar>
                  <w:top w:w="80" w:type="dxa"/>
                  <w:left w:w="100" w:type="dxa"/>
                  <w:bottom w:w="80" w:type="dxa"/>
                  <w:right w:w="100" w:type="dxa"/>
                </w:tcMar>
                <w:vAlign w:val="center"/>
              </w:tcPr>
            </w:tcPrChange>
          </w:tcPr>
          <w:p w14:paraId="4B3DFDEA" w14:textId="4181EED1" w:rsidR="00B02477" w:rsidRPr="00870BA1" w:rsidDel="00530E52" w:rsidRDefault="00000000" w:rsidP="00870BA1">
            <w:pPr>
              <w:rPr>
                <w:del w:id="1503" w:author="Anzalna Saeed" w:date="2026-09-27T22:30:00Z" w16du:dateUtc="2026-09-27T17:30:00Z"/>
              </w:rPr>
            </w:pPr>
            <w:del w:id="1504" w:author="Anzalna Saeed" w:date="2026-09-27T22:30:00Z" w16du:dateUtc="2026-09-27T17:30:00Z">
              <w:r w:rsidRPr="00870BA1" w:rsidDel="00530E52">
                <w:rPr>
                  <w:rPrChange w:id="1505" w:author="Anzalna Saeed" w:date="2026-09-21T23:18:00Z" w16du:dateUtc="2026-09-21T18:18:00Z">
                    <w:rPr>
                      <w:rFonts w:cs="Times New Roman"/>
                      <w:color w:val="000000"/>
                      <w:sz w:val="19"/>
                      <w:szCs w:val="19"/>
                    </w:rPr>
                  </w:rPrChange>
                </w:rPr>
                <w:delText>en / ur / ur-roman</w:delText>
              </w:r>
            </w:del>
          </w:p>
        </w:tc>
      </w:tr>
      <w:tr w:rsidR="00B02477" w:rsidRPr="00870BA1" w:rsidDel="00530E52" w14:paraId="5A804B56" w14:textId="65B8E08E" w:rsidTr="00530E52">
        <w:trPr>
          <w:del w:id="1506" w:author="Anzalna Saeed" w:date="2026-09-27T22:30:00Z" w16du:dateUtc="2026-09-27T17:30:00Z"/>
        </w:trPr>
        <w:tc>
          <w:tcPr>
            <w:tcW w:w="2933" w:type="dxa"/>
            <w:shd w:val="clear" w:color="auto" w:fill="F5F9FA"/>
            <w:tcMar>
              <w:top w:w="80" w:type="dxa"/>
              <w:left w:w="100" w:type="dxa"/>
              <w:bottom w:w="80" w:type="dxa"/>
              <w:right w:w="100" w:type="dxa"/>
            </w:tcMar>
            <w:vAlign w:val="center"/>
            <w:tcPrChange w:id="1507" w:author="Anzalna Saeed" w:date="2026-09-27T22:30:00Z" w16du:dateUtc="2026-09-27T17:30:00Z">
              <w:tcPr>
                <w:tcW w:w="2600" w:type="dxa"/>
                <w:shd w:val="clear" w:color="auto" w:fill="F5F9FA"/>
                <w:tcMar>
                  <w:top w:w="80" w:type="dxa"/>
                  <w:left w:w="100" w:type="dxa"/>
                  <w:bottom w:w="80" w:type="dxa"/>
                  <w:right w:w="100" w:type="dxa"/>
                </w:tcMar>
                <w:vAlign w:val="center"/>
              </w:tcPr>
            </w:tcPrChange>
          </w:tcPr>
          <w:p w14:paraId="34CB663A" w14:textId="2084711A" w:rsidR="00B02477" w:rsidRPr="00870BA1" w:rsidDel="00530E52" w:rsidRDefault="00000000" w:rsidP="00870BA1">
            <w:pPr>
              <w:rPr>
                <w:del w:id="1508" w:author="Anzalna Saeed" w:date="2026-09-27T22:30:00Z" w16du:dateUtc="2026-09-27T17:30:00Z"/>
              </w:rPr>
            </w:pPr>
            <w:del w:id="1509" w:author="Anzalna Saeed" w:date="2026-09-27T22:30:00Z" w16du:dateUtc="2026-09-27T17:30:00Z">
              <w:r w:rsidRPr="00870BA1" w:rsidDel="00530E52">
                <w:rPr>
                  <w:rPrChange w:id="1510" w:author="Anzalna Saeed" w:date="2026-09-21T23:18:00Z" w16du:dateUtc="2026-09-21T18:18:00Z">
                    <w:rPr>
                      <w:rFonts w:cs="Times New Roman"/>
                      <w:color w:val="000000"/>
                      <w:sz w:val="19"/>
                      <w:szCs w:val="19"/>
                    </w:rPr>
                  </w:rPrChange>
                </w:rPr>
                <w:delText>domain</w:delText>
              </w:r>
            </w:del>
          </w:p>
        </w:tc>
        <w:tc>
          <w:tcPr>
            <w:tcW w:w="6427" w:type="dxa"/>
            <w:shd w:val="clear" w:color="auto" w:fill="F5F9FA"/>
            <w:tcMar>
              <w:top w:w="80" w:type="dxa"/>
              <w:left w:w="100" w:type="dxa"/>
              <w:bottom w:w="80" w:type="dxa"/>
              <w:right w:w="100" w:type="dxa"/>
            </w:tcMar>
            <w:vAlign w:val="center"/>
            <w:tcPrChange w:id="1511" w:author="Anzalna Saeed" w:date="2026-09-27T22:30:00Z" w16du:dateUtc="2026-09-27T17:30:00Z">
              <w:tcPr>
                <w:tcW w:w="6760" w:type="dxa"/>
                <w:shd w:val="clear" w:color="auto" w:fill="F5F9FA"/>
                <w:tcMar>
                  <w:top w:w="80" w:type="dxa"/>
                  <w:left w:w="100" w:type="dxa"/>
                  <w:bottom w:w="80" w:type="dxa"/>
                  <w:right w:w="100" w:type="dxa"/>
                </w:tcMar>
                <w:vAlign w:val="center"/>
              </w:tcPr>
            </w:tcPrChange>
          </w:tcPr>
          <w:p w14:paraId="7A1D8B92" w14:textId="0855FC33" w:rsidR="00B02477" w:rsidRPr="00870BA1" w:rsidDel="00530E52" w:rsidRDefault="00000000" w:rsidP="00870BA1">
            <w:pPr>
              <w:rPr>
                <w:del w:id="1512" w:author="Anzalna Saeed" w:date="2026-09-27T22:30:00Z" w16du:dateUtc="2026-09-27T17:30:00Z"/>
              </w:rPr>
            </w:pPr>
            <w:del w:id="1513" w:author="Anzalna Saeed" w:date="2026-09-27T22:30:00Z" w16du:dateUtc="2026-09-27T17:30:00Z">
              <w:r w:rsidRPr="00870BA1" w:rsidDel="00530E52">
                <w:rPr>
                  <w:rPrChange w:id="1514" w:author="Anzalna Saeed" w:date="2026-09-21T23:18:00Z" w16du:dateUtc="2026-09-21T18:18:00Z">
                    <w:rPr>
                      <w:rFonts w:cs="Times New Roman"/>
                      <w:color w:val="000000"/>
                      <w:sz w:val="19"/>
                      <w:szCs w:val="19"/>
                    </w:rPr>
                  </w:rPrChange>
                </w:rPr>
                <w:delText>One of the categories in Table 6.1</w:delText>
              </w:r>
            </w:del>
          </w:p>
        </w:tc>
      </w:tr>
      <w:tr w:rsidR="00B02477" w:rsidRPr="00870BA1" w:rsidDel="00530E52" w14:paraId="08CE243E" w14:textId="09FECE61" w:rsidTr="00530E52">
        <w:trPr>
          <w:del w:id="1515" w:author="Anzalna Saeed" w:date="2026-09-27T22:30:00Z" w16du:dateUtc="2026-09-27T17:30:00Z"/>
        </w:trPr>
        <w:tc>
          <w:tcPr>
            <w:tcW w:w="2933" w:type="dxa"/>
            <w:tcMar>
              <w:top w:w="80" w:type="dxa"/>
              <w:left w:w="100" w:type="dxa"/>
              <w:bottom w:w="80" w:type="dxa"/>
              <w:right w:w="100" w:type="dxa"/>
            </w:tcMar>
            <w:vAlign w:val="center"/>
            <w:tcPrChange w:id="1516" w:author="Anzalna Saeed" w:date="2026-09-27T22:30:00Z" w16du:dateUtc="2026-09-27T17:30:00Z">
              <w:tcPr>
                <w:tcW w:w="2600" w:type="dxa"/>
                <w:tcMar>
                  <w:top w:w="80" w:type="dxa"/>
                  <w:left w:w="100" w:type="dxa"/>
                  <w:bottom w:w="80" w:type="dxa"/>
                  <w:right w:w="100" w:type="dxa"/>
                </w:tcMar>
                <w:vAlign w:val="center"/>
              </w:tcPr>
            </w:tcPrChange>
          </w:tcPr>
          <w:p w14:paraId="06D70048" w14:textId="056C47B1" w:rsidR="00B02477" w:rsidRPr="00870BA1" w:rsidDel="00530E52" w:rsidRDefault="00000000" w:rsidP="00870BA1">
            <w:pPr>
              <w:rPr>
                <w:del w:id="1517" w:author="Anzalna Saeed" w:date="2026-09-27T22:30:00Z" w16du:dateUtc="2026-09-27T17:30:00Z"/>
              </w:rPr>
            </w:pPr>
            <w:del w:id="1518" w:author="Anzalna Saeed" w:date="2026-09-27T22:30:00Z" w16du:dateUtc="2026-09-27T17:30:00Z">
              <w:r w:rsidRPr="00870BA1" w:rsidDel="00530E52">
                <w:rPr>
                  <w:rPrChange w:id="1519" w:author="Anzalna Saeed" w:date="2026-09-21T23:18:00Z" w16du:dateUtc="2026-09-21T18:18:00Z">
                    <w:rPr>
                      <w:rFonts w:cs="Times New Roman"/>
                      <w:color w:val="000000"/>
                      <w:sz w:val="19"/>
                      <w:szCs w:val="19"/>
                    </w:rPr>
                  </w:rPrChange>
                </w:rPr>
                <w:delText>human_reference</w:delText>
              </w:r>
            </w:del>
          </w:p>
        </w:tc>
        <w:tc>
          <w:tcPr>
            <w:tcW w:w="6427" w:type="dxa"/>
            <w:tcMar>
              <w:top w:w="80" w:type="dxa"/>
              <w:left w:w="100" w:type="dxa"/>
              <w:bottom w:w="80" w:type="dxa"/>
              <w:right w:w="100" w:type="dxa"/>
            </w:tcMar>
            <w:vAlign w:val="center"/>
            <w:tcPrChange w:id="1520" w:author="Anzalna Saeed" w:date="2026-09-27T22:30:00Z" w16du:dateUtc="2026-09-27T17:30:00Z">
              <w:tcPr>
                <w:tcW w:w="6760" w:type="dxa"/>
                <w:tcMar>
                  <w:top w:w="80" w:type="dxa"/>
                  <w:left w:w="100" w:type="dxa"/>
                  <w:bottom w:w="80" w:type="dxa"/>
                  <w:right w:w="100" w:type="dxa"/>
                </w:tcMar>
                <w:vAlign w:val="center"/>
              </w:tcPr>
            </w:tcPrChange>
          </w:tcPr>
          <w:p w14:paraId="01327C10" w14:textId="77BC3309" w:rsidR="00B02477" w:rsidRPr="00870BA1" w:rsidDel="00530E52" w:rsidRDefault="00000000" w:rsidP="00870BA1">
            <w:pPr>
              <w:rPr>
                <w:del w:id="1521" w:author="Anzalna Saeed" w:date="2026-09-27T22:30:00Z" w16du:dateUtc="2026-09-27T17:30:00Z"/>
              </w:rPr>
            </w:pPr>
            <w:del w:id="1522" w:author="Anzalna Saeed" w:date="2026-09-27T22:30:00Z" w16du:dateUtc="2026-09-27T17:30:00Z">
              <w:r w:rsidRPr="00870BA1" w:rsidDel="00530E52">
                <w:rPr>
                  <w:rPrChange w:id="1523" w:author="Anzalna Saeed" w:date="2026-09-21T23:18:00Z" w16du:dateUtc="2026-09-21T18:18:00Z">
                    <w:rPr>
                      <w:rFonts w:cs="Times New Roman"/>
                      <w:color w:val="000000"/>
                      <w:sz w:val="19"/>
                      <w:szCs w:val="19"/>
                    </w:rPr>
                  </w:rPrChange>
                </w:rPr>
                <w:delText>Annotator-agreed reference translation</w:delText>
              </w:r>
            </w:del>
          </w:p>
        </w:tc>
      </w:tr>
      <w:tr w:rsidR="00B02477" w:rsidRPr="00870BA1" w:rsidDel="00530E52" w14:paraId="16E09F65" w14:textId="4D40EECE" w:rsidTr="00530E52">
        <w:trPr>
          <w:del w:id="1524" w:author="Anzalna Saeed" w:date="2026-09-27T22:30:00Z" w16du:dateUtc="2026-09-27T17:30:00Z"/>
        </w:trPr>
        <w:tc>
          <w:tcPr>
            <w:tcW w:w="2933" w:type="dxa"/>
            <w:shd w:val="clear" w:color="auto" w:fill="F5F9FA"/>
            <w:tcMar>
              <w:top w:w="80" w:type="dxa"/>
              <w:left w:w="100" w:type="dxa"/>
              <w:bottom w:w="80" w:type="dxa"/>
              <w:right w:w="100" w:type="dxa"/>
            </w:tcMar>
            <w:vAlign w:val="center"/>
            <w:tcPrChange w:id="1525" w:author="Anzalna Saeed" w:date="2026-09-27T22:30:00Z" w16du:dateUtc="2026-09-27T17:30:00Z">
              <w:tcPr>
                <w:tcW w:w="2600" w:type="dxa"/>
                <w:shd w:val="clear" w:color="auto" w:fill="F5F9FA"/>
                <w:tcMar>
                  <w:top w:w="80" w:type="dxa"/>
                  <w:left w:w="100" w:type="dxa"/>
                  <w:bottom w:w="80" w:type="dxa"/>
                  <w:right w:w="100" w:type="dxa"/>
                </w:tcMar>
                <w:vAlign w:val="center"/>
              </w:tcPr>
            </w:tcPrChange>
          </w:tcPr>
          <w:p w14:paraId="67511B5D" w14:textId="2A87AC38" w:rsidR="00B02477" w:rsidRPr="00870BA1" w:rsidDel="00530E52" w:rsidRDefault="00000000" w:rsidP="00870BA1">
            <w:pPr>
              <w:rPr>
                <w:del w:id="1526" w:author="Anzalna Saeed" w:date="2026-09-27T22:30:00Z" w16du:dateUtc="2026-09-27T17:30:00Z"/>
              </w:rPr>
            </w:pPr>
            <w:del w:id="1527" w:author="Anzalna Saeed" w:date="2026-09-27T22:30:00Z" w16du:dateUtc="2026-09-27T17:30:00Z">
              <w:r w:rsidRPr="00870BA1" w:rsidDel="00530E52">
                <w:rPr>
                  <w:rPrChange w:id="1528" w:author="Anzalna Saeed" w:date="2026-09-21T23:18:00Z" w16du:dateUtc="2026-09-21T18:18:00Z">
                    <w:rPr>
                      <w:rFonts w:cs="Times New Roman"/>
                      <w:color w:val="000000"/>
                      <w:sz w:val="19"/>
                      <w:szCs w:val="19"/>
                    </w:rPr>
                  </w:rPrChange>
                </w:rPr>
                <w:delText>contains_jargon</w:delText>
              </w:r>
            </w:del>
          </w:p>
        </w:tc>
        <w:tc>
          <w:tcPr>
            <w:tcW w:w="6427" w:type="dxa"/>
            <w:shd w:val="clear" w:color="auto" w:fill="F5F9FA"/>
            <w:tcMar>
              <w:top w:w="80" w:type="dxa"/>
              <w:left w:w="100" w:type="dxa"/>
              <w:bottom w:w="80" w:type="dxa"/>
              <w:right w:w="100" w:type="dxa"/>
            </w:tcMar>
            <w:vAlign w:val="center"/>
            <w:tcPrChange w:id="1529" w:author="Anzalna Saeed" w:date="2026-09-27T22:30:00Z" w16du:dateUtc="2026-09-27T17:30:00Z">
              <w:tcPr>
                <w:tcW w:w="6760" w:type="dxa"/>
                <w:shd w:val="clear" w:color="auto" w:fill="F5F9FA"/>
                <w:tcMar>
                  <w:top w:w="80" w:type="dxa"/>
                  <w:left w:w="100" w:type="dxa"/>
                  <w:bottom w:w="80" w:type="dxa"/>
                  <w:right w:w="100" w:type="dxa"/>
                </w:tcMar>
                <w:vAlign w:val="center"/>
              </w:tcPr>
            </w:tcPrChange>
          </w:tcPr>
          <w:p w14:paraId="2D93B702" w14:textId="7A453CF8" w:rsidR="00B02477" w:rsidRPr="00870BA1" w:rsidDel="00530E52" w:rsidRDefault="00000000" w:rsidP="00870BA1">
            <w:pPr>
              <w:rPr>
                <w:del w:id="1530" w:author="Anzalna Saeed" w:date="2026-09-27T22:30:00Z" w16du:dateUtc="2026-09-27T17:30:00Z"/>
              </w:rPr>
            </w:pPr>
            <w:del w:id="1531" w:author="Anzalna Saeed" w:date="2026-09-27T22:30:00Z" w16du:dateUtc="2026-09-27T17:30:00Z">
              <w:r w:rsidRPr="00870BA1" w:rsidDel="00530E52">
                <w:rPr>
                  <w:rPrChange w:id="1532" w:author="Anzalna Saeed" w:date="2026-09-21T23:18:00Z" w16du:dateUtc="2026-09-21T18:18:00Z">
                    <w:rPr>
                      <w:rFonts w:cs="Times New Roman"/>
                      <w:color w:val="000000"/>
                      <w:sz w:val="19"/>
                      <w:szCs w:val="19"/>
                    </w:rPr>
                  </w:rPrChange>
                </w:rPr>
                <w:delText>Boolean flag</w:delText>
              </w:r>
            </w:del>
          </w:p>
        </w:tc>
      </w:tr>
      <w:tr w:rsidR="00B02477" w:rsidRPr="00870BA1" w:rsidDel="00530E52" w14:paraId="5DA7958D" w14:textId="09B67E18" w:rsidTr="00530E52">
        <w:trPr>
          <w:del w:id="1533" w:author="Anzalna Saeed" w:date="2026-09-27T22:30:00Z" w16du:dateUtc="2026-09-27T17:30:00Z"/>
        </w:trPr>
        <w:tc>
          <w:tcPr>
            <w:tcW w:w="2933" w:type="dxa"/>
            <w:tcMar>
              <w:top w:w="80" w:type="dxa"/>
              <w:left w:w="100" w:type="dxa"/>
              <w:bottom w:w="80" w:type="dxa"/>
              <w:right w:w="100" w:type="dxa"/>
            </w:tcMar>
            <w:vAlign w:val="center"/>
            <w:tcPrChange w:id="1534" w:author="Anzalna Saeed" w:date="2026-09-27T22:30:00Z" w16du:dateUtc="2026-09-27T17:30:00Z">
              <w:tcPr>
                <w:tcW w:w="2600" w:type="dxa"/>
                <w:tcMar>
                  <w:top w:w="80" w:type="dxa"/>
                  <w:left w:w="100" w:type="dxa"/>
                  <w:bottom w:w="80" w:type="dxa"/>
                  <w:right w:w="100" w:type="dxa"/>
                </w:tcMar>
                <w:vAlign w:val="center"/>
              </w:tcPr>
            </w:tcPrChange>
          </w:tcPr>
          <w:p w14:paraId="424FAD19" w14:textId="1EE18D5A" w:rsidR="00B02477" w:rsidRPr="00870BA1" w:rsidDel="00530E52" w:rsidRDefault="00000000" w:rsidP="00870BA1">
            <w:pPr>
              <w:rPr>
                <w:del w:id="1535" w:author="Anzalna Saeed" w:date="2026-09-27T22:30:00Z" w16du:dateUtc="2026-09-27T17:30:00Z"/>
              </w:rPr>
            </w:pPr>
            <w:del w:id="1536" w:author="Anzalna Saeed" w:date="2026-09-27T22:30:00Z" w16du:dateUtc="2026-09-27T17:30:00Z">
              <w:r w:rsidRPr="00870BA1" w:rsidDel="00530E52">
                <w:rPr>
                  <w:rPrChange w:id="1537" w:author="Anzalna Saeed" w:date="2026-09-21T23:18:00Z" w16du:dateUtc="2026-09-21T18:18:00Z">
                    <w:rPr>
                      <w:rFonts w:cs="Times New Roman"/>
                      <w:color w:val="000000"/>
                      <w:sz w:val="19"/>
                      <w:szCs w:val="19"/>
                    </w:rPr>
                  </w:rPrChange>
                </w:rPr>
                <w:delText>contains_typo_or_shortform</w:delText>
              </w:r>
            </w:del>
          </w:p>
        </w:tc>
        <w:tc>
          <w:tcPr>
            <w:tcW w:w="6427" w:type="dxa"/>
            <w:tcMar>
              <w:top w:w="80" w:type="dxa"/>
              <w:left w:w="100" w:type="dxa"/>
              <w:bottom w:w="80" w:type="dxa"/>
              <w:right w:w="100" w:type="dxa"/>
            </w:tcMar>
            <w:vAlign w:val="center"/>
            <w:tcPrChange w:id="1538" w:author="Anzalna Saeed" w:date="2026-09-27T22:30:00Z" w16du:dateUtc="2026-09-27T17:30:00Z">
              <w:tcPr>
                <w:tcW w:w="6760" w:type="dxa"/>
                <w:tcMar>
                  <w:top w:w="80" w:type="dxa"/>
                  <w:left w:w="100" w:type="dxa"/>
                  <w:bottom w:w="80" w:type="dxa"/>
                  <w:right w:w="100" w:type="dxa"/>
                </w:tcMar>
                <w:vAlign w:val="center"/>
              </w:tcPr>
            </w:tcPrChange>
          </w:tcPr>
          <w:p w14:paraId="05B075E5" w14:textId="516E260C" w:rsidR="00B02477" w:rsidRPr="00870BA1" w:rsidDel="00530E52" w:rsidRDefault="00000000" w:rsidP="00870BA1">
            <w:pPr>
              <w:rPr>
                <w:del w:id="1539" w:author="Anzalna Saeed" w:date="2026-09-27T22:30:00Z" w16du:dateUtc="2026-09-27T17:30:00Z"/>
              </w:rPr>
            </w:pPr>
            <w:del w:id="1540" w:author="Anzalna Saeed" w:date="2026-09-27T22:30:00Z" w16du:dateUtc="2026-09-27T17:30:00Z">
              <w:r w:rsidRPr="00870BA1" w:rsidDel="00530E52">
                <w:rPr>
                  <w:rPrChange w:id="1541" w:author="Anzalna Saeed" w:date="2026-09-21T23:18:00Z" w16du:dateUtc="2026-09-21T18:18:00Z">
                    <w:rPr>
                      <w:rFonts w:cs="Times New Roman"/>
                      <w:color w:val="000000"/>
                      <w:sz w:val="19"/>
                      <w:szCs w:val="19"/>
                    </w:rPr>
                  </w:rPrChange>
                </w:rPr>
                <w:delText>Boolean flag</w:delText>
              </w:r>
            </w:del>
          </w:p>
        </w:tc>
      </w:tr>
      <w:tr w:rsidR="00B02477" w:rsidRPr="00870BA1" w:rsidDel="00530E52" w14:paraId="7603DAED" w14:textId="1AFF7BF2" w:rsidTr="00530E52">
        <w:trPr>
          <w:del w:id="1542" w:author="Anzalna Saeed" w:date="2026-09-27T22:30:00Z" w16du:dateUtc="2026-09-27T17:30:00Z"/>
        </w:trPr>
        <w:tc>
          <w:tcPr>
            <w:tcW w:w="2933" w:type="dxa"/>
            <w:shd w:val="clear" w:color="auto" w:fill="F5F9FA"/>
            <w:tcMar>
              <w:top w:w="80" w:type="dxa"/>
              <w:left w:w="100" w:type="dxa"/>
              <w:bottom w:w="80" w:type="dxa"/>
              <w:right w:w="100" w:type="dxa"/>
            </w:tcMar>
            <w:vAlign w:val="center"/>
            <w:tcPrChange w:id="1543" w:author="Anzalna Saeed" w:date="2026-09-27T22:30:00Z" w16du:dateUtc="2026-09-27T17:30:00Z">
              <w:tcPr>
                <w:tcW w:w="2600" w:type="dxa"/>
                <w:shd w:val="clear" w:color="auto" w:fill="F5F9FA"/>
                <w:tcMar>
                  <w:top w:w="80" w:type="dxa"/>
                  <w:left w:w="100" w:type="dxa"/>
                  <w:bottom w:w="80" w:type="dxa"/>
                  <w:right w:w="100" w:type="dxa"/>
                </w:tcMar>
                <w:vAlign w:val="center"/>
              </w:tcPr>
            </w:tcPrChange>
          </w:tcPr>
          <w:p w14:paraId="01212761" w14:textId="373B097C" w:rsidR="00B02477" w:rsidRPr="00870BA1" w:rsidDel="00530E52" w:rsidRDefault="00000000" w:rsidP="00870BA1">
            <w:pPr>
              <w:rPr>
                <w:del w:id="1544" w:author="Anzalna Saeed" w:date="2026-09-27T22:30:00Z" w16du:dateUtc="2026-09-27T17:30:00Z"/>
              </w:rPr>
            </w:pPr>
            <w:del w:id="1545" w:author="Anzalna Saeed" w:date="2026-09-27T22:30:00Z" w16du:dateUtc="2026-09-27T17:30:00Z">
              <w:r w:rsidRPr="00870BA1" w:rsidDel="00530E52">
                <w:rPr>
                  <w:rPrChange w:id="1546" w:author="Anzalna Saeed" w:date="2026-09-21T23:18:00Z" w16du:dateUtc="2026-09-21T18:18:00Z">
                    <w:rPr>
                      <w:rFonts w:cs="Times New Roman"/>
                      <w:color w:val="000000"/>
                      <w:sz w:val="19"/>
                      <w:szCs w:val="19"/>
                    </w:rPr>
                  </w:rPrChange>
                </w:rPr>
                <w:delText>annotator_notes</w:delText>
              </w:r>
            </w:del>
          </w:p>
        </w:tc>
        <w:tc>
          <w:tcPr>
            <w:tcW w:w="6427" w:type="dxa"/>
            <w:shd w:val="clear" w:color="auto" w:fill="F5F9FA"/>
            <w:tcMar>
              <w:top w:w="80" w:type="dxa"/>
              <w:left w:w="100" w:type="dxa"/>
              <w:bottom w:w="80" w:type="dxa"/>
              <w:right w:w="100" w:type="dxa"/>
            </w:tcMar>
            <w:vAlign w:val="center"/>
            <w:tcPrChange w:id="1547" w:author="Anzalna Saeed" w:date="2026-09-27T22:30:00Z" w16du:dateUtc="2026-09-27T17:30:00Z">
              <w:tcPr>
                <w:tcW w:w="6760" w:type="dxa"/>
                <w:shd w:val="clear" w:color="auto" w:fill="F5F9FA"/>
                <w:tcMar>
                  <w:top w:w="80" w:type="dxa"/>
                  <w:left w:w="100" w:type="dxa"/>
                  <w:bottom w:w="80" w:type="dxa"/>
                  <w:right w:w="100" w:type="dxa"/>
                </w:tcMar>
                <w:vAlign w:val="center"/>
              </w:tcPr>
            </w:tcPrChange>
          </w:tcPr>
          <w:p w14:paraId="6FF06FF4" w14:textId="49D8BE0B" w:rsidR="00B02477" w:rsidRPr="00870BA1" w:rsidDel="00530E52" w:rsidRDefault="00000000" w:rsidP="00870BA1">
            <w:pPr>
              <w:rPr>
                <w:del w:id="1548" w:author="Anzalna Saeed" w:date="2026-09-27T22:30:00Z" w16du:dateUtc="2026-09-27T17:30:00Z"/>
              </w:rPr>
            </w:pPr>
            <w:del w:id="1549" w:author="Anzalna Saeed" w:date="2026-09-27T22:30:00Z" w16du:dateUtc="2026-09-27T17:30:00Z">
              <w:r w:rsidRPr="00870BA1" w:rsidDel="00530E52">
                <w:rPr>
                  <w:rPrChange w:id="1550" w:author="Anzalna Saeed" w:date="2026-09-21T23:18:00Z" w16du:dateUtc="2026-09-21T18:18:00Z">
                    <w:rPr>
                      <w:rFonts w:cs="Times New Roman"/>
                      <w:color w:val="000000"/>
                      <w:sz w:val="19"/>
                      <w:szCs w:val="19"/>
                    </w:rPr>
                  </w:rPrChange>
                </w:rPr>
                <w:delText>Free-text notes on tricky terms/idioms</w:delText>
              </w:r>
            </w:del>
          </w:p>
        </w:tc>
      </w:tr>
    </w:tbl>
    <w:p w14:paraId="0CF2A213" w14:textId="77777777" w:rsidR="00B02477" w:rsidRPr="00870BA1" w:rsidDel="00530E52" w:rsidRDefault="00B02477">
      <w:pPr>
        <w:spacing w:after="120"/>
        <w:rPr>
          <w:del w:id="1551" w:author="Anzalna Saeed" w:date="2026-09-27T22:31:00Z" w16du:dateUtc="2026-09-27T17:31:00Z"/>
          <w:rFonts w:cs="Times New Roman"/>
        </w:rPr>
      </w:pPr>
    </w:p>
    <w:p w14:paraId="53405CA3" w14:textId="41728D9E" w:rsidR="00B02477" w:rsidRPr="00870BA1" w:rsidRDefault="00000000">
      <w:pPr>
        <w:pStyle w:val="Heading2"/>
        <w:pPrChange w:id="1552" w:author="Anzalna Saeed" w:date="2026-09-21T23:22:00Z" w16du:dateUtc="2026-09-21T18:22:00Z">
          <w:pPr>
            <w:pStyle w:val="Heading2"/>
            <w:spacing w:before="260"/>
          </w:pPr>
        </w:pPrChange>
      </w:pPr>
      <w:bookmarkStart w:id="1553" w:name="_Toc240921973"/>
      <w:bookmarkStart w:id="1554" w:name="_Toc241440721"/>
      <w:r w:rsidRPr="00870BA1">
        <w:rPr>
          <w:rPrChange w:id="1555" w:author="Anzalna Saeed" w:date="2026-09-21T23:22:00Z" w16du:dateUtc="2026-09-21T18:22:00Z">
            <w:rPr>
              <w:rFonts w:cs="Times New Roman"/>
              <w:bCs/>
              <w:color w:val="1F4E5F"/>
              <w:sz w:val="24"/>
              <w:szCs w:val="24"/>
            </w:rPr>
          </w:rPrChange>
        </w:rPr>
        <w:t>6.</w:t>
      </w:r>
      <w:ins w:id="1556" w:author="Anzalna Saeed" w:date="2026-09-27T22:30:00Z" w16du:dateUtc="2026-09-27T17:30:00Z">
        <w:r w:rsidR="00530E52">
          <w:t>3</w:t>
        </w:r>
      </w:ins>
      <w:del w:id="1557" w:author="Anzalna Saeed" w:date="2026-09-27T22:30:00Z" w16du:dateUtc="2026-09-27T17:30:00Z">
        <w:r w:rsidRPr="00870BA1" w:rsidDel="00530E52">
          <w:rPr>
            <w:rPrChange w:id="1558" w:author="Anzalna Saeed" w:date="2026-09-21T23:22:00Z" w16du:dateUtc="2026-09-21T18:22:00Z">
              <w:rPr>
                <w:rFonts w:cs="Times New Roman"/>
                <w:bCs/>
                <w:color w:val="1F4E5F"/>
                <w:sz w:val="24"/>
                <w:szCs w:val="24"/>
              </w:rPr>
            </w:rPrChange>
          </w:rPr>
          <w:delText>4</w:delText>
        </w:r>
      </w:del>
      <w:r w:rsidRPr="00870BA1">
        <w:rPr>
          <w:rPrChange w:id="1559" w:author="Anzalna Saeed" w:date="2026-09-21T23:22:00Z" w16du:dateUtc="2026-09-21T18:22:00Z">
            <w:rPr>
              <w:rFonts w:cs="Times New Roman"/>
              <w:bCs/>
              <w:color w:val="1F4E5F"/>
              <w:sz w:val="24"/>
              <w:szCs w:val="24"/>
            </w:rPr>
          </w:rPrChange>
        </w:rPr>
        <w:t xml:space="preserve"> Target Size</w:t>
      </w:r>
      <w:bookmarkEnd w:id="1553"/>
      <w:bookmarkEnd w:id="1554"/>
    </w:p>
    <w:p w14:paraId="672EB9B8" w14:textId="77777777" w:rsidR="00B02477" w:rsidRDefault="00000000" w:rsidP="00870BA1">
      <w:pPr>
        <w:rPr>
          <w:ins w:id="1560" w:author="Anzalna Saeed" w:date="2026-09-21T23:23:00Z" w16du:dateUtc="2026-09-21T18:23:00Z"/>
        </w:rPr>
      </w:pPr>
      <w:r w:rsidRPr="00870BA1">
        <w:t xml:space="preserve">An initial evaluation set of approximately 1,000–1,500 sentence pairs </w:t>
      </w:r>
      <w:proofErr w:type="gramStart"/>
      <w:r w:rsidRPr="00870BA1">
        <w:t>is</w:t>
      </w:r>
      <w:proofErr w:type="gramEnd"/>
      <w:r w:rsidRPr="00870BA1">
        <w:t xml:space="preserve"> targeted, sufficient for stable BLEU/</w:t>
      </w:r>
      <w:proofErr w:type="spellStart"/>
      <w:r w:rsidRPr="00870BA1">
        <w:t>chrF</w:t>
      </w:r>
      <w:proofErr w:type="spellEnd"/>
      <w:r w:rsidRPr="00870BA1">
        <w:t>++ estimates while remaining feasible for manual annotation within project timelines. The set is versioned so results remain comparable across system iterations.</w:t>
      </w:r>
    </w:p>
    <w:p w14:paraId="52095E12" w14:textId="77777777" w:rsidR="00870BA1" w:rsidRPr="00870BA1" w:rsidRDefault="00870BA1">
      <w:pPr>
        <w:pPrChange w:id="1561" w:author="Anzalna Saeed" w:date="2026-09-21T23:22:00Z" w16du:dateUtc="2026-09-21T18:22:00Z">
          <w:pPr>
            <w:spacing w:after="160" w:line="276" w:lineRule="auto"/>
          </w:pPr>
        </w:pPrChange>
      </w:pPr>
    </w:p>
    <w:p w14:paraId="0697C640" w14:textId="77777777" w:rsidR="00B02477" w:rsidRPr="00870BA1" w:rsidRDefault="00000000">
      <w:pPr>
        <w:pStyle w:val="Heading1"/>
        <w:pPrChange w:id="1562" w:author="Anzalna Saeed" w:date="2026-09-21T23:22:00Z" w16du:dateUtc="2026-09-21T18:22:00Z">
          <w:pPr>
            <w:pStyle w:val="Heading1"/>
            <w:pBdr>
              <w:bottom w:val="single" w:sz="6" w:space="4" w:color="1F4E5F"/>
            </w:pBdr>
            <w:spacing w:before="360" w:after="160"/>
          </w:pPr>
        </w:pPrChange>
      </w:pPr>
      <w:bookmarkStart w:id="1563" w:name="_Toc240921974"/>
      <w:bookmarkStart w:id="1564" w:name="_Toc241440722"/>
      <w:r w:rsidRPr="00870BA1">
        <w:rPr>
          <w:rPrChange w:id="1565" w:author="Anzalna Saeed" w:date="2026-09-21T23:22:00Z" w16du:dateUtc="2026-09-21T18:22:00Z">
            <w:rPr>
              <w:rFonts w:cs="Times New Roman"/>
              <w:bCs/>
              <w:color w:val="1F4E5F"/>
              <w:sz w:val="30"/>
              <w:szCs w:val="30"/>
            </w:rPr>
          </w:rPrChange>
        </w:rPr>
        <w:t>7. Human vs. Baseline (Google/GPT) Translation Comparison</w:t>
      </w:r>
      <w:bookmarkEnd w:id="1563"/>
      <w:bookmarkEnd w:id="1564"/>
    </w:p>
    <w:p w14:paraId="079D4924" w14:textId="77777777" w:rsidR="00B02477" w:rsidRPr="00541602" w:rsidRDefault="00000000">
      <w:pPr>
        <w:pStyle w:val="Heading2"/>
        <w:pPrChange w:id="1566" w:author="Anzalna Saeed" w:date="2026-09-21T23:26:00Z" w16du:dateUtc="2026-09-21T18:26:00Z">
          <w:pPr>
            <w:pStyle w:val="Heading2"/>
            <w:spacing w:before="260"/>
          </w:pPr>
        </w:pPrChange>
      </w:pPr>
      <w:bookmarkStart w:id="1567" w:name="_Toc240921975"/>
      <w:bookmarkStart w:id="1568" w:name="_Toc241440723"/>
      <w:r w:rsidRPr="00541602">
        <w:rPr>
          <w:rPrChange w:id="1569" w:author="Anzalna Saeed" w:date="2026-09-21T23:26:00Z" w16du:dateUtc="2026-09-21T18:26:00Z">
            <w:rPr>
              <w:rFonts w:cs="Times New Roman"/>
              <w:bCs/>
              <w:color w:val="1F4E5F"/>
              <w:sz w:val="24"/>
              <w:szCs w:val="24"/>
            </w:rPr>
          </w:rPrChange>
        </w:rPr>
        <w:t>7.1 Methodology</w:t>
      </w:r>
      <w:bookmarkEnd w:id="1567"/>
      <w:bookmarkEnd w:id="1568"/>
    </w:p>
    <w:p w14:paraId="380B8CEC" w14:textId="77777777" w:rsidR="00B02477" w:rsidRPr="00870BA1" w:rsidRDefault="00000000">
      <w:pPr>
        <w:pPrChange w:id="1570" w:author="Anzalna Saeed" w:date="2026-09-21T23:23:00Z" w16du:dateUtc="2026-09-21T18:23:00Z">
          <w:pPr>
            <w:spacing w:after="160" w:line="276" w:lineRule="auto"/>
          </w:pPr>
        </w:pPrChange>
      </w:pPr>
      <w:r w:rsidRPr="00870BA1">
        <w:t>For every sentence in the evaluation set, three outputs are compared against the human reference translation:</w:t>
      </w:r>
    </w:p>
    <w:p w14:paraId="2E29FEF8" w14:textId="77777777" w:rsidR="00B02477" w:rsidRPr="00870BA1" w:rsidRDefault="00000000">
      <w:pPr>
        <w:pPrChange w:id="1571" w:author="Anzalna Saeed" w:date="2026-09-21T23:23:00Z" w16du:dateUtc="2026-09-21T18:23:00Z">
          <w:pPr>
            <w:pStyle w:val="ListParagraph"/>
            <w:numPr>
              <w:numId w:val="2"/>
            </w:numPr>
            <w:spacing w:after="80" w:line="270" w:lineRule="auto"/>
            <w:ind w:left="460" w:hanging="260"/>
          </w:pPr>
        </w:pPrChange>
      </w:pPr>
      <w:r w:rsidRPr="00870BA1">
        <w:t>Baseline A: raw Google Translate output.</w:t>
      </w:r>
    </w:p>
    <w:p w14:paraId="1C2743A4" w14:textId="77777777" w:rsidR="00B02477" w:rsidRPr="00870BA1" w:rsidRDefault="00000000">
      <w:pPr>
        <w:pPrChange w:id="1572" w:author="Anzalna Saeed" w:date="2026-09-21T23:23:00Z" w16du:dateUtc="2026-09-21T18:23:00Z">
          <w:pPr>
            <w:pStyle w:val="ListParagraph"/>
            <w:numPr>
              <w:numId w:val="2"/>
            </w:numPr>
            <w:spacing w:after="80" w:line="270" w:lineRule="auto"/>
            <w:ind w:left="460" w:hanging="260"/>
          </w:pPr>
        </w:pPrChange>
      </w:pPr>
      <w:r w:rsidRPr="00870BA1">
        <w:t>Baseline B: raw base-model (GPT-class) output, unvalidated.</w:t>
      </w:r>
    </w:p>
    <w:p w14:paraId="295AB25C" w14:textId="77777777" w:rsidR="00B02477" w:rsidRPr="00870BA1" w:rsidRDefault="00000000">
      <w:pPr>
        <w:pPrChange w:id="1573" w:author="Anzalna Saeed" w:date="2026-09-21T23:23:00Z" w16du:dateUtc="2026-09-21T18:23:00Z">
          <w:pPr>
            <w:pStyle w:val="ListParagraph"/>
            <w:numPr>
              <w:numId w:val="2"/>
            </w:numPr>
            <w:spacing w:after="80" w:line="270" w:lineRule="auto"/>
            <w:ind w:left="460" w:hanging="260"/>
          </w:pPr>
        </w:pPrChange>
      </w:pPr>
      <w:r w:rsidRPr="00870BA1">
        <w:t>Our System: base-model output after passing through the validation &amp; correction layer.</w:t>
      </w:r>
    </w:p>
    <w:p w14:paraId="17794DB7" w14:textId="77777777" w:rsidR="00B02477" w:rsidRPr="00870BA1" w:rsidRDefault="00000000">
      <w:pPr>
        <w:pPrChange w:id="1574" w:author="Anzalna Saeed" w:date="2026-09-21T23:23:00Z" w16du:dateUtc="2026-09-21T18:23:00Z">
          <w:pPr>
            <w:spacing w:after="160" w:line="276" w:lineRule="auto"/>
          </w:pPr>
        </w:pPrChange>
      </w:pPr>
      <w:r w:rsidRPr="00870BA1">
        <w:lastRenderedPageBreak/>
        <w:t xml:space="preserve">Automatic metrics (BLEU, </w:t>
      </w:r>
      <w:proofErr w:type="spellStart"/>
      <w:r w:rsidRPr="00870BA1">
        <w:t>chrF</w:t>
      </w:r>
      <w:proofErr w:type="spellEnd"/>
      <w:r w:rsidRPr="00870BA1">
        <w:t xml:space="preserve">++) give a coarse quality signal; because these under-penalize jargon-specific errors, they are paired with human </w:t>
      </w:r>
      <w:del w:id="1575" w:author="Anzalna Saeed" w:date="2026-09-21T23:51:00Z" w16du:dateUtc="2026-09-21T18:51:00Z">
        <w:r w:rsidRPr="00870BA1" w:rsidDel="00B8211A">
          <w:delText>adequacy/</w:delText>
        </w:r>
      </w:del>
      <w:r w:rsidRPr="00870BA1">
        <w:t>fluency scoring (1–5 scale) done by bilingual reviewers, plus a dedicated “terminology accuracy” rate measured only on the jargon subset.</w:t>
      </w:r>
    </w:p>
    <w:p w14:paraId="23A7143D" w14:textId="77777777" w:rsidR="00B02477" w:rsidRPr="00541602" w:rsidRDefault="00000000">
      <w:pPr>
        <w:pStyle w:val="Heading2"/>
        <w:pPrChange w:id="1576" w:author="Anzalna Saeed" w:date="2026-09-21T23:26:00Z" w16du:dateUtc="2026-09-21T18:26:00Z">
          <w:pPr>
            <w:pStyle w:val="Heading2"/>
            <w:spacing w:before="260"/>
          </w:pPr>
        </w:pPrChange>
      </w:pPr>
      <w:bookmarkStart w:id="1577" w:name="_Toc240921976"/>
      <w:bookmarkStart w:id="1578" w:name="_Toc241440724"/>
      <w:r w:rsidRPr="00541602">
        <w:rPr>
          <w:rPrChange w:id="1579" w:author="Anzalna Saeed" w:date="2026-09-21T23:26:00Z" w16du:dateUtc="2026-09-21T18:26:00Z">
            <w:rPr>
              <w:rFonts w:cs="Times New Roman"/>
              <w:bCs/>
              <w:color w:val="1F4E5F"/>
              <w:sz w:val="24"/>
              <w:szCs w:val="24"/>
            </w:rPr>
          </w:rPrChange>
        </w:rPr>
        <w:t>7.2 Illustrative Metrics Summary</w:t>
      </w:r>
      <w:bookmarkEnd w:id="1577"/>
      <w:bookmarkEnd w:id="1578"/>
    </w:p>
    <w:p w14:paraId="5BC028D2" w14:textId="77777777" w:rsidR="00B02477" w:rsidRDefault="00000000" w:rsidP="00571E7A">
      <w:pPr>
        <w:rPr>
          <w:ins w:id="1580" w:author="Anzalna Saeed" w:date="2026-09-27T22:16:00Z" w16du:dateUtc="2026-09-27T17:16:00Z"/>
        </w:rPr>
      </w:pPr>
      <w:r w:rsidRPr="00870BA1">
        <w:t>The table below shows the metrics the evaluation will report, with placeholder values to be replaced once testing against the full evaluation set is complete.</w:t>
      </w:r>
    </w:p>
    <w:p w14:paraId="4A751AD7" w14:textId="77777777" w:rsidR="00571E7A" w:rsidRPr="00870BA1" w:rsidRDefault="00571E7A" w:rsidP="00571E7A">
      <w:pPr>
        <w:pPrChange w:id="1581" w:author="Anzalna Saeed" w:date="2026-09-27T22:15:00Z" w16du:dateUtc="2026-09-27T17:15:00Z">
          <w:pPr>
            <w:spacing w:after="160" w:line="276" w:lineRule="auto"/>
          </w:pPr>
        </w:pPrChange>
      </w:pPr>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Change w:id="1582" w:author="Anzalna Saeed" w:date="2026-09-27T22:16:00Z" w16du:dateUtc="2026-09-27T17:16:00Z">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PrChange>
      </w:tblPr>
      <w:tblGrid>
        <w:gridCol w:w="2515"/>
        <w:gridCol w:w="2285"/>
        <w:gridCol w:w="2200"/>
        <w:gridCol w:w="2360"/>
        <w:tblGridChange w:id="1583">
          <w:tblGrid>
            <w:gridCol w:w="2400"/>
            <w:gridCol w:w="115"/>
            <w:gridCol w:w="2285"/>
            <w:gridCol w:w="2200"/>
            <w:gridCol w:w="2360"/>
          </w:tblGrid>
        </w:tblGridChange>
      </w:tblGrid>
      <w:tr w:rsidR="00B02477" w:rsidRPr="00870BA1" w14:paraId="42DFA855" w14:textId="77777777" w:rsidTr="00571E7A">
        <w:trPr>
          <w:trHeight w:val="549"/>
          <w:tblHeader/>
          <w:trPrChange w:id="1584" w:author="Anzalna Saeed" w:date="2026-09-27T22:16:00Z" w16du:dateUtc="2026-09-27T17:16:00Z">
            <w:trPr>
              <w:tblHeader/>
            </w:trPr>
          </w:trPrChange>
        </w:trPr>
        <w:tc>
          <w:tcPr>
            <w:tcW w:w="2515" w:type="dxa"/>
            <w:shd w:val="clear" w:color="auto" w:fill="1F4E5F"/>
            <w:tcMar>
              <w:top w:w="80" w:type="dxa"/>
              <w:left w:w="100" w:type="dxa"/>
              <w:bottom w:w="80" w:type="dxa"/>
              <w:right w:w="100" w:type="dxa"/>
            </w:tcMar>
            <w:vAlign w:val="center"/>
            <w:tcPrChange w:id="1585" w:author="Anzalna Saeed" w:date="2026-09-27T22:16:00Z" w16du:dateUtc="2026-09-27T17:16:00Z">
              <w:tcPr>
                <w:tcW w:w="2400" w:type="dxa"/>
                <w:shd w:val="clear" w:color="auto" w:fill="1F4E5F"/>
                <w:tcMar>
                  <w:top w:w="80" w:type="dxa"/>
                  <w:left w:w="100" w:type="dxa"/>
                  <w:bottom w:w="80" w:type="dxa"/>
                  <w:right w:w="100" w:type="dxa"/>
                </w:tcMar>
                <w:vAlign w:val="center"/>
              </w:tcPr>
            </w:tcPrChange>
          </w:tcPr>
          <w:p w14:paraId="75EAF71F" w14:textId="77777777" w:rsidR="00B02477" w:rsidRPr="00870BA1" w:rsidRDefault="00000000" w:rsidP="00571E7A">
            <w:r w:rsidRPr="00870BA1">
              <w:rPr>
                <w:rPrChange w:id="1586" w:author="Anzalna Saeed" w:date="2026-09-21T23:18:00Z" w16du:dateUtc="2026-09-21T18:18:00Z">
                  <w:rPr>
                    <w:rFonts w:cs="Times New Roman"/>
                    <w:b/>
                    <w:bCs/>
                    <w:color w:val="FFFFFF"/>
                    <w:sz w:val="19"/>
                    <w:szCs w:val="19"/>
                  </w:rPr>
                </w:rPrChange>
              </w:rPr>
              <w:t>Metric</w:t>
            </w:r>
          </w:p>
        </w:tc>
        <w:tc>
          <w:tcPr>
            <w:tcW w:w="2285" w:type="dxa"/>
            <w:shd w:val="clear" w:color="auto" w:fill="1F4E5F"/>
            <w:tcMar>
              <w:top w:w="80" w:type="dxa"/>
              <w:left w:w="100" w:type="dxa"/>
              <w:bottom w:w="80" w:type="dxa"/>
              <w:right w:w="100" w:type="dxa"/>
            </w:tcMar>
            <w:vAlign w:val="center"/>
            <w:tcPrChange w:id="1587" w:author="Anzalna Saeed" w:date="2026-09-27T22:16:00Z" w16du:dateUtc="2026-09-27T17:16:00Z">
              <w:tcPr>
                <w:tcW w:w="2400" w:type="dxa"/>
                <w:gridSpan w:val="2"/>
                <w:shd w:val="clear" w:color="auto" w:fill="1F4E5F"/>
                <w:tcMar>
                  <w:top w:w="80" w:type="dxa"/>
                  <w:left w:w="100" w:type="dxa"/>
                  <w:bottom w:w="80" w:type="dxa"/>
                  <w:right w:w="100" w:type="dxa"/>
                </w:tcMar>
                <w:vAlign w:val="center"/>
              </w:tcPr>
            </w:tcPrChange>
          </w:tcPr>
          <w:p w14:paraId="5217639C" w14:textId="77777777" w:rsidR="00B02477" w:rsidRPr="00870BA1" w:rsidRDefault="00000000" w:rsidP="00571E7A">
            <w:r w:rsidRPr="00870BA1">
              <w:rPr>
                <w:rPrChange w:id="1588" w:author="Anzalna Saeed" w:date="2026-09-21T23:18:00Z" w16du:dateUtc="2026-09-21T18:18:00Z">
                  <w:rPr>
                    <w:rFonts w:cs="Times New Roman"/>
                    <w:b/>
                    <w:bCs/>
                    <w:color w:val="FFFFFF"/>
                    <w:sz w:val="19"/>
                    <w:szCs w:val="19"/>
                  </w:rPr>
                </w:rPrChange>
              </w:rPr>
              <w:t>Google Translate</w:t>
            </w:r>
          </w:p>
        </w:tc>
        <w:tc>
          <w:tcPr>
            <w:tcW w:w="2200" w:type="dxa"/>
            <w:shd w:val="clear" w:color="auto" w:fill="1F4E5F"/>
            <w:tcMar>
              <w:top w:w="80" w:type="dxa"/>
              <w:left w:w="100" w:type="dxa"/>
              <w:bottom w:w="80" w:type="dxa"/>
              <w:right w:w="100" w:type="dxa"/>
            </w:tcMar>
            <w:vAlign w:val="center"/>
            <w:tcPrChange w:id="1589" w:author="Anzalna Saeed" w:date="2026-09-27T22:16:00Z" w16du:dateUtc="2026-09-27T17:16:00Z">
              <w:tcPr>
                <w:tcW w:w="2200" w:type="dxa"/>
                <w:shd w:val="clear" w:color="auto" w:fill="1F4E5F"/>
                <w:tcMar>
                  <w:top w:w="80" w:type="dxa"/>
                  <w:left w:w="100" w:type="dxa"/>
                  <w:bottom w:w="80" w:type="dxa"/>
                  <w:right w:w="100" w:type="dxa"/>
                </w:tcMar>
                <w:vAlign w:val="center"/>
              </w:tcPr>
            </w:tcPrChange>
          </w:tcPr>
          <w:p w14:paraId="6655418B" w14:textId="77777777" w:rsidR="00B02477" w:rsidRPr="00870BA1" w:rsidRDefault="00000000" w:rsidP="00571E7A">
            <w:r w:rsidRPr="00870BA1">
              <w:rPr>
                <w:rPrChange w:id="1590" w:author="Anzalna Saeed" w:date="2026-09-21T23:18:00Z" w16du:dateUtc="2026-09-21T18:18:00Z">
                  <w:rPr>
                    <w:rFonts w:cs="Times New Roman"/>
                    <w:b/>
                    <w:bCs/>
                    <w:color w:val="FFFFFF"/>
                    <w:sz w:val="19"/>
                    <w:szCs w:val="19"/>
                  </w:rPr>
                </w:rPrChange>
              </w:rPr>
              <w:t>Raw Base Model</w:t>
            </w:r>
          </w:p>
        </w:tc>
        <w:tc>
          <w:tcPr>
            <w:tcW w:w="2360" w:type="dxa"/>
            <w:shd w:val="clear" w:color="auto" w:fill="1F4E5F"/>
            <w:tcMar>
              <w:top w:w="80" w:type="dxa"/>
              <w:left w:w="100" w:type="dxa"/>
              <w:bottom w:w="80" w:type="dxa"/>
              <w:right w:w="100" w:type="dxa"/>
            </w:tcMar>
            <w:vAlign w:val="center"/>
            <w:tcPrChange w:id="1591" w:author="Anzalna Saeed" w:date="2026-09-27T22:16:00Z" w16du:dateUtc="2026-09-27T17:16:00Z">
              <w:tcPr>
                <w:tcW w:w="2360" w:type="dxa"/>
                <w:shd w:val="clear" w:color="auto" w:fill="1F4E5F"/>
                <w:tcMar>
                  <w:top w:w="80" w:type="dxa"/>
                  <w:left w:w="100" w:type="dxa"/>
                  <w:bottom w:w="80" w:type="dxa"/>
                  <w:right w:w="100" w:type="dxa"/>
                </w:tcMar>
                <w:vAlign w:val="center"/>
              </w:tcPr>
            </w:tcPrChange>
          </w:tcPr>
          <w:p w14:paraId="6FC06495" w14:textId="77777777" w:rsidR="00B02477" w:rsidRPr="00870BA1" w:rsidRDefault="00000000" w:rsidP="00571E7A">
            <w:r w:rsidRPr="00870BA1">
              <w:rPr>
                <w:rPrChange w:id="1592" w:author="Anzalna Saeed" w:date="2026-09-21T23:18:00Z" w16du:dateUtc="2026-09-21T18:18:00Z">
                  <w:rPr>
                    <w:rFonts w:cs="Times New Roman"/>
                    <w:b/>
                    <w:bCs/>
                    <w:color w:val="FFFFFF"/>
                    <w:sz w:val="19"/>
                    <w:szCs w:val="19"/>
                  </w:rPr>
                </w:rPrChange>
              </w:rPr>
              <w:t>Our System (Validated)</w:t>
            </w:r>
          </w:p>
        </w:tc>
      </w:tr>
      <w:tr w:rsidR="00B02477" w:rsidRPr="00870BA1" w14:paraId="0B700F12" w14:textId="77777777" w:rsidTr="00571E7A">
        <w:tc>
          <w:tcPr>
            <w:tcW w:w="2515" w:type="dxa"/>
            <w:tcMar>
              <w:top w:w="80" w:type="dxa"/>
              <w:left w:w="100" w:type="dxa"/>
              <w:bottom w:w="80" w:type="dxa"/>
              <w:right w:w="100" w:type="dxa"/>
            </w:tcMar>
            <w:vAlign w:val="center"/>
            <w:tcPrChange w:id="1593" w:author="Anzalna Saeed" w:date="2026-09-27T22:16:00Z" w16du:dateUtc="2026-09-27T17:16:00Z">
              <w:tcPr>
                <w:tcW w:w="2400" w:type="dxa"/>
                <w:tcMar>
                  <w:top w:w="80" w:type="dxa"/>
                  <w:left w:w="100" w:type="dxa"/>
                  <w:bottom w:w="80" w:type="dxa"/>
                  <w:right w:w="100" w:type="dxa"/>
                </w:tcMar>
                <w:vAlign w:val="center"/>
              </w:tcPr>
            </w:tcPrChange>
          </w:tcPr>
          <w:p w14:paraId="194996A1" w14:textId="77777777" w:rsidR="00B02477" w:rsidRPr="00870BA1" w:rsidRDefault="00000000" w:rsidP="00571E7A">
            <w:r w:rsidRPr="00870BA1">
              <w:rPr>
                <w:rPrChange w:id="1594" w:author="Anzalna Saeed" w:date="2026-09-21T23:18:00Z" w16du:dateUtc="2026-09-21T18:18:00Z">
                  <w:rPr>
                    <w:rFonts w:cs="Times New Roman"/>
                    <w:color w:val="000000"/>
                    <w:sz w:val="19"/>
                    <w:szCs w:val="19"/>
                  </w:rPr>
                </w:rPrChange>
              </w:rPr>
              <w:t>BLEU (overall)</w:t>
            </w:r>
          </w:p>
        </w:tc>
        <w:tc>
          <w:tcPr>
            <w:tcW w:w="2285" w:type="dxa"/>
            <w:tcMar>
              <w:top w:w="80" w:type="dxa"/>
              <w:left w:w="100" w:type="dxa"/>
              <w:bottom w:w="80" w:type="dxa"/>
              <w:right w:w="100" w:type="dxa"/>
            </w:tcMar>
            <w:vAlign w:val="center"/>
            <w:tcPrChange w:id="1595" w:author="Anzalna Saeed" w:date="2026-09-27T22:16:00Z" w16du:dateUtc="2026-09-27T17:16:00Z">
              <w:tcPr>
                <w:tcW w:w="2400" w:type="dxa"/>
                <w:gridSpan w:val="2"/>
                <w:tcMar>
                  <w:top w:w="80" w:type="dxa"/>
                  <w:left w:w="100" w:type="dxa"/>
                  <w:bottom w:w="80" w:type="dxa"/>
                  <w:right w:w="100" w:type="dxa"/>
                </w:tcMar>
                <w:vAlign w:val="center"/>
              </w:tcPr>
            </w:tcPrChange>
          </w:tcPr>
          <w:p w14:paraId="3724587C" w14:textId="77777777" w:rsidR="00B02477" w:rsidRPr="00870BA1" w:rsidRDefault="00000000" w:rsidP="00571E7A">
            <w:del w:id="1596" w:author="Anzalna Saeed" w:date="2026-09-27T22:17:00Z" w16du:dateUtc="2026-09-27T17:17:00Z">
              <w:r w:rsidRPr="00870BA1" w:rsidDel="00571E7A">
                <w:rPr>
                  <w:rPrChange w:id="1597" w:author="Anzalna Saeed" w:date="2026-09-21T23:18:00Z" w16du:dateUtc="2026-09-21T18:18:00Z">
                    <w:rPr>
                      <w:rFonts w:cs="Times New Roman"/>
                      <w:color w:val="000000"/>
                      <w:sz w:val="19"/>
                      <w:szCs w:val="19"/>
                    </w:rPr>
                  </w:rPrChange>
                </w:rPr>
                <w:delText>to be measure</w:delText>
              </w:r>
            </w:del>
            <w:del w:id="1598" w:author="Anzalna Saeed" w:date="2026-09-27T22:16:00Z" w16du:dateUtc="2026-09-27T17:16:00Z">
              <w:r w:rsidRPr="00870BA1" w:rsidDel="00571E7A">
                <w:rPr>
                  <w:rPrChange w:id="1599" w:author="Anzalna Saeed" w:date="2026-09-21T23:18:00Z" w16du:dateUtc="2026-09-21T18:18:00Z">
                    <w:rPr>
                      <w:rFonts w:cs="Times New Roman"/>
                      <w:color w:val="000000"/>
                      <w:sz w:val="19"/>
                      <w:szCs w:val="19"/>
                    </w:rPr>
                  </w:rPrChange>
                </w:rPr>
                <w:delText>d</w:delText>
              </w:r>
            </w:del>
          </w:p>
        </w:tc>
        <w:tc>
          <w:tcPr>
            <w:tcW w:w="2200" w:type="dxa"/>
            <w:tcMar>
              <w:top w:w="80" w:type="dxa"/>
              <w:left w:w="100" w:type="dxa"/>
              <w:bottom w:w="80" w:type="dxa"/>
              <w:right w:w="100" w:type="dxa"/>
            </w:tcMar>
            <w:vAlign w:val="center"/>
            <w:tcPrChange w:id="1600" w:author="Anzalna Saeed" w:date="2026-09-27T22:16:00Z" w16du:dateUtc="2026-09-27T17:16:00Z">
              <w:tcPr>
                <w:tcW w:w="2200" w:type="dxa"/>
                <w:tcMar>
                  <w:top w:w="80" w:type="dxa"/>
                  <w:left w:w="100" w:type="dxa"/>
                  <w:bottom w:w="80" w:type="dxa"/>
                  <w:right w:w="100" w:type="dxa"/>
                </w:tcMar>
                <w:vAlign w:val="center"/>
              </w:tcPr>
            </w:tcPrChange>
          </w:tcPr>
          <w:p w14:paraId="08635728" w14:textId="3C3E37E6" w:rsidR="00B02477" w:rsidRPr="00870BA1" w:rsidRDefault="00000000" w:rsidP="00571E7A">
            <w:del w:id="1601" w:author="Anzalna Saeed" w:date="2026-09-27T22:17:00Z" w16du:dateUtc="2026-09-27T17:17:00Z">
              <w:r w:rsidRPr="00870BA1" w:rsidDel="00571E7A">
                <w:rPr>
                  <w:rPrChange w:id="1602" w:author="Anzalna Saeed" w:date="2026-09-21T23:18:00Z" w16du:dateUtc="2026-09-21T18:18:00Z">
                    <w:rPr>
                      <w:rFonts w:cs="Times New Roman"/>
                      <w:color w:val="000000"/>
                      <w:sz w:val="19"/>
                      <w:szCs w:val="19"/>
                    </w:rPr>
                  </w:rPrChange>
                </w:rPr>
                <w:delText>to be measured</w:delText>
              </w:r>
            </w:del>
          </w:p>
        </w:tc>
        <w:tc>
          <w:tcPr>
            <w:tcW w:w="2360" w:type="dxa"/>
            <w:tcMar>
              <w:top w:w="80" w:type="dxa"/>
              <w:left w:w="100" w:type="dxa"/>
              <w:bottom w:w="80" w:type="dxa"/>
              <w:right w:w="100" w:type="dxa"/>
            </w:tcMar>
            <w:vAlign w:val="center"/>
            <w:tcPrChange w:id="1603" w:author="Anzalna Saeed" w:date="2026-09-27T22:16:00Z" w16du:dateUtc="2026-09-27T17:16:00Z">
              <w:tcPr>
                <w:tcW w:w="2360" w:type="dxa"/>
                <w:tcMar>
                  <w:top w:w="80" w:type="dxa"/>
                  <w:left w:w="100" w:type="dxa"/>
                  <w:bottom w:w="80" w:type="dxa"/>
                  <w:right w:w="100" w:type="dxa"/>
                </w:tcMar>
                <w:vAlign w:val="center"/>
              </w:tcPr>
            </w:tcPrChange>
          </w:tcPr>
          <w:p w14:paraId="66133F4B" w14:textId="32025646" w:rsidR="00B02477" w:rsidRPr="00870BA1" w:rsidRDefault="00000000" w:rsidP="00571E7A">
            <w:del w:id="1604" w:author="Anzalna Saeed" w:date="2026-09-27T22:18:00Z" w16du:dateUtc="2026-09-27T17:18:00Z">
              <w:r w:rsidRPr="00870BA1" w:rsidDel="00571E7A">
                <w:rPr>
                  <w:rPrChange w:id="1605" w:author="Anzalna Saeed" w:date="2026-09-21T23:18:00Z" w16du:dateUtc="2026-09-21T18:18:00Z">
                    <w:rPr>
                      <w:rFonts w:cs="Times New Roman"/>
                      <w:color w:val="000000"/>
                      <w:sz w:val="19"/>
                      <w:szCs w:val="19"/>
                    </w:rPr>
                  </w:rPrChange>
                </w:rPr>
                <w:delText>to be measured — target: highest of the three</w:delText>
              </w:r>
            </w:del>
          </w:p>
        </w:tc>
      </w:tr>
      <w:tr w:rsidR="00B02477" w:rsidRPr="00870BA1" w14:paraId="707BD12C" w14:textId="77777777" w:rsidTr="00571E7A">
        <w:tc>
          <w:tcPr>
            <w:tcW w:w="2515" w:type="dxa"/>
            <w:shd w:val="clear" w:color="auto" w:fill="F5F9FA"/>
            <w:tcMar>
              <w:top w:w="80" w:type="dxa"/>
              <w:left w:w="100" w:type="dxa"/>
              <w:bottom w:w="80" w:type="dxa"/>
              <w:right w:w="100" w:type="dxa"/>
            </w:tcMar>
            <w:vAlign w:val="center"/>
            <w:tcPrChange w:id="1606" w:author="Anzalna Saeed" w:date="2026-09-27T22:16:00Z" w16du:dateUtc="2026-09-27T17:16:00Z">
              <w:tcPr>
                <w:tcW w:w="2400" w:type="dxa"/>
                <w:shd w:val="clear" w:color="auto" w:fill="F5F9FA"/>
                <w:tcMar>
                  <w:top w:w="80" w:type="dxa"/>
                  <w:left w:w="100" w:type="dxa"/>
                  <w:bottom w:w="80" w:type="dxa"/>
                  <w:right w:w="100" w:type="dxa"/>
                </w:tcMar>
                <w:vAlign w:val="center"/>
              </w:tcPr>
            </w:tcPrChange>
          </w:tcPr>
          <w:p w14:paraId="64FECB73" w14:textId="77777777" w:rsidR="00B02477" w:rsidRPr="00870BA1" w:rsidRDefault="00000000" w:rsidP="00571E7A">
            <w:proofErr w:type="spellStart"/>
            <w:r w:rsidRPr="00870BA1">
              <w:rPr>
                <w:rPrChange w:id="1607" w:author="Anzalna Saeed" w:date="2026-09-21T23:18:00Z" w16du:dateUtc="2026-09-21T18:18:00Z">
                  <w:rPr>
                    <w:rFonts w:cs="Times New Roman"/>
                    <w:color w:val="000000"/>
                    <w:sz w:val="19"/>
                    <w:szCs w:val="19"/>
                  </w:rPr>
                </w:rPrChange>
              </w:rPr>
              <w:t>chrF</w:t>
            </w:r>
            <w:proofErr w:type="spellEnd"/>
            <w:r w:rsidRPr="00870BA1">
              <w:rPr>
                <w:rPrChange w:id="1608" w:author="Anzalna Saeed" w:date="2026-09-21T23:18:00Z" w16du:dateUtc="2026-09-21T18:18:00Z">
                  <w:rPr>
                    <w:rFonts w:cs="Times New Roman"/>
                    <w:color w:val="000000"/>
                    <w:sz w:val="19"/>
                    <w:szCs w:val="19"/>
                  </w:rPr>
                </w:rPrChange>
              </w:rPr>
              <w:t>++ (overall)</w:t>
            </w:r>
          </w:p>
        </w:tc>
        <w:tc>
          <w:tcPr>
            <w:tcW w:w="2285" w:type="dxa"/>
            <w:shd w:val="clear" w:color="auto" w:fill="F5F9FA"/>
            <w:tcMar>
              <w:top w:w="80" w:type="dxa"/>
              <w:left w:w="100" w:type="dxa"/>
              <w:bottom w:w="80" w:type="dxa"/>
              <w:right w:w="100" w:type="dxa"/>
            </w:tcMar>
            <w:vAlign w:val="center"/>
            <w:tcPrChange w:id="1609" w:author="Anzalna Saeed" w:date="2026-09-27T22:16:00Z" w16du:dateUtc="2026-09-27T17:16:00Z">
              <w:tcPr>
                <w:tcW w:w="2400" w:type="dxa"/>
                <w:gridSpan w:val="2"/>
                <w:shd w:val="clear" w:color="auto" w:fill="F5F9FA"/>
                <w:tcMar>
                  <w:top w:w="80" w:type="dxa"/>
                  <w:left w:w="100" w:type="dxa"/>
                  <w:bottom w:w="80" w:type="dxa"/>
                  <w:right w:w="100" w:type="dxa"/>
                </w:tcMar>
                <w:vAlign w:val="center"/>
              </w:tcPr>
            </w:tcPrChange>
          </w:tcPr>
          <w:p w14:paraId="1DCFF789" w14:textId="6190043C" w:rsidR="00B02477" w:rsidRPr="00870BA1" w:rsidRDefault="00000000" w:rsidP="00571E7A">
            <w:del w:id="1610" w:author="Anzalna Saeed" w:date="2026-09-27T22:17:00Z" w16du:dateUtc="2026-09-27T17:17:00Z">
              <w:r w:rsidRPr="00870BA1" w:rsidDel="00571E7A">
                <w:rPr>
                  <w:rPrChange w:id="1611" w:author="Anzalna Saeed" w:date="2026-09-21T23:18:00Z" w16du:dateUtc="2026-09-21T18:18:00Z">
                    <w:rPr>
                      <w:rFonts w:cs="Times New Roman"/>
                      <w:color w:val="000000"/>
                      <w:sz w:val="19"/>
                      <w:szCs w:val="19"/>
                    </w:rPr>
                  </w:rPrChange>
                </w:rPr>
                <w:delText>to be measured</w:delText>
              </w:r>
            </w:del>
          </w:p>
        </w:tc>
        <w:tc>
          <w:tcPr>
            <w:tcW w:w="2200" w:type="dxa"/>
            <w:shd w:val="clear" w:color="auto" w:fill="F5F9FA"/>
            <w:tcMar>
              <w:top w:w="80" w:type="dxa"/>
              <w:left w:w="100" w:type="dxa"/>
              <w:bottom w:w="80" w:type="dxa"/>
              <w:right w:w="100" w:type="dxa"/>
            </w:tcMar>
            <w:vAlign w:val="center"/>
            <w:tcPrChange w:id="1612" w:author="Anzalna Saeed" w:date="2026-09-27T22:16:00Z" w16du:dateUtc="2026-09-27T17:16:00Z">
              <w:tcPr>
                <w:tcW w:w="2200" w:type="dxa"/>
                <w:shd w:val="clear" w:color="auto" w:fill="F5F9FA"/>
                <w:tcMar>
                  <w:top w:w="80" w:type="dxa"/>
                  <w:left w:w="100" w:type="dxa"/>
                  <w:bottom w:w="80" w:type="dxa"/>
                  <w:right w:w="100" w:type="dxa"/>
                </w:tcMar>
                <w:vAlign w:val="center"/>
              </w:tcPr>
            </w:tcPrChange>
          </w:tcPr>
          <w:p w14:paraId="4E5806CE" w14:textId="0948D2E9" w:rsidR="00B02477" w:rsidRPr="00870BA1" w:rsidRDefault="00000000" w:rsidP="00571E7A">
            <w:del w:id="1613" w:author="Anzalna Saeed" w:date="2026-09-27T22:17:00Z" w16du:dateUtc="2026-09-27T17:17:00Z">
              <w:r w:rsidRPr="00870BA1" w:rsidDel="00571E7A">
                <w:rPr>
                  <w:rPrChange w:id="1614" w:author="Anzalna Saeed" w:date="2026-09-21T23:18:00Z" w16du:dateUtc="2026-09-21T18:18:00Z">
                    <w:rPr>
                      <w:rFonts w:cs="Times New Roman"/>
                      <w:color w:val="000000"/>
                      <w:sz w:val="19"/>
                      <w:szCs w:val="19"/>
                    </w:rPr>
                  </w:rPrChange>
                </w:rPr>
                <w:delText>to be measured</w:delText>
              </w:r>
            </w:del>
          </w:p>
        </w:tc>
        <w:tc>
          <w:tcPr>
            <w:tcW w:w="2360" w:type="dxa"/>
            <w:shd w:val="clear" w:color="auto" w:fill="F5F9FA"/>
            <w:tcMar>
              <w:top w:w="80" w:type="dxa"/>
              <w:left w:w="100" w:type="dxa"/>
              <w:bottom w:w="80" w:type="dxa"/>
              <w:right w:w="100" w:type="dxa"/>
            </w:tcMar>
            <w:vAlign w:val="center"/>
            <w:tcPrChange w:id="1615" w:author="Anzalna Saeed" w:date="2026-09-27T22:16:00Z" w16du:dateUtc="2026-09-27T17:16:00Z">
              <w:tcPr>
                <w:tcW w:w="2360" w:type="dxa"/>
                <w:shd w:val="clear" w:color="auto" w:fill="F5F9FA"/>
                <w:tcMar>
                  <w:top w:w="80" w:type="dxa"/>
                  <w:left w:w="100" w:type="dxa"/>
                  <w:bottom w:w="80" w:type="dxa"/>
                  <w:right w:w="100" w:type="dxa"/>
                </w:tcMar>
                <w:vAlign w:val="center"/>
              </w:tcPr>
            </w:tcPrChange>
          </w:tcPr>
          <w:p w14:paraId="2209E3FB" w14:textId="5D7CAB12" w:rsidR="00B02477" w:rsidRPr="00870BA1" w:rsidRDefault="00000000" w:rsidP="00571E7A">
            <w:del w:id="1616" w:author="Anzalna Saeed" w:date="2026-09-27T22:18:00Z" w16du:dateUtc="2026-09-27T17:18:00Z">
              <w:r w:rsidRPr="00870BA1" w:rsidDel="00571E7A">
                <w:rPr>
                  <w:rPrChange w:id="1617" w:author="Anzalna Saeed" w:date="2026-09-21T23:18:00Z" w16du:dateUtc="2026-09-21T18:18:00Z">
                    <w:rPr>
                      <w:rFonts w:cs="Times New Roman"/>
                      <w:color w:val="000000"/>
                      <w:sz w:val="19"/>
                      <w:szCs w:val="19"/>
                    </w:rPr>
                  </w:rPrChange>
                </w:rPr>
                <w:delText>to be measured</w:delText>
              </w:r>
            </w:del>
          </w:p>
        </w:tc>
      </w:tr>
      <w:tr w:rsidR="00B02477" w:rsidRPr="00870BA1" w14:paraId="727980C8" w14:textId="77777777" w:rsidTr="00571E7A">
        <w:tc>
          <w:tcPr>
            <w:tcW w:w="2515" w:type="dxa"/>
            <w:tcMar>
              <w:top w:w="80" w:type="dxa"/>
              <w:left w:w="100" w:type="dxa"/>
              <w:bottom w:w="80" w:type="dxa"/>
              <w:right w:w="100" w:type="dxa"/>
            </w:tcMar>
            <w:vAlign w:val="center"/>
            <w:tcPrChange w:id="1618" w:author="Anzalna Saeed" w:date="2026-09-27T22:16:00Z" w16du:dateUtc="2026-09-27T17:16:00Z">
              <w:tcPr>
                <w:tcW w:w="2400" w:type="dxa"/>
                <w:tcMar>
                  <w:top w:w="80" w:type="dxa"/>
                  <w:left w:w="100" w:type="dxa"/>
                  <w:bottom w:w="80" w:type="dxa"/>
                  <w:right w:w="100" w:type="dxa"/>
                </w:tcMar>
                <w:vAlign w:val="center"/>
              </w:tcPr>
            </w:tcPrChange>
          </w:tcPr>
          <w:p w14:paraId="59147FA4" w14:textId="77777777" w:rsidR="00B02477" w:rsidRPr="00870BA1" w:rsidRDefault="00000000" w:rsidP="00571E7A">
            <w:r w:rsidRPr="00870BA1">
              <w:rPr>
                <w:rPrChange w:id="1619" w:author="Anzalna Saeed" w:date="2026-09-21T23:18:00Z" w16du:dateUtc="2026-09-21T18:18:00Z">
                  <w:rPr>
                    <w:rFonts w:cs="Times New Roman"/>
                    <w:color w:val="000000"/>
                    <w:sz w:val="19"/>
                    <w:szCs w:val="19"/>
                  </w:rPr>
                </w:rPrChange>
              </w:rPr>
              <w:t>Terminology accuracy (jargon subset)</w:t>
            </w:r>
          </w:p>
        </w:tc>
        <w:tc>
          <w:tcPr>
            <w:tcW w:w="2285" w:type="dxa"/>
            <w:tcMar>
              <w:top w:w="80" w:type="dxa"/>
              <w:left w:w="100" w:type="dxa"/>
              <w:bottom w:w="80" w:type="dxa"/>
              <w:right w:w="100" w:type="dxa"/>
            </w:tcMar>
            <w:vAlign w:val="center"/>
            <w:tcPrChange w:id="1620" w:author="Anzalna Saeed" w:date="2026-09-27T22:16:00Z" w16du:dateUtc="2026-09-27T17:16:00Z">
              <w:tcPr>
                <w:tcW w:w="2400" w:type="dxa"/>
                <w:gridSpan w:val="2"/>
                <w:tcMar>
                  <w:top w:w="80" w:type="dxa"/>
                  <w:left w:w="100" w:type="dxa"/>
                  <w:bottom w:w="80" w:type="dxa"/>
                  <w:right w:w="100" w:type="dxa"/>
                </w:tcMar>
                <w:vAlign w:val="center"/>
              </w:tcPr>
            </w:tcPrChange>
          </w:tcPr>
          <w:p w14:paraId="02719DC2" w14:textId="79A258F0" w:rsidR="00B02477" w:rsidRPr="00870BA1" w:rsidRDefault="00000000" w:rsidP="00571E7A">
            <w:del w:id="1621" w:author="Anzalna Saeed" w:date="2026-09-27T22:17:00Z" w16du:dateUtc="2026-09-27T17:17:00Z">
              <w:r w:rsidRPr="00870BA1" w:rsidDel="00571E7A">
                <w:rPr>
                  <w:rPrChange w:id="1622" w:author="Anzalna Saeed" w:date="2026-09-21T23:18:00Z" w16du:dateUtc="2026-09-21T18:18:00Z">
                    <w:rPr>
                      <w:rFonts w:cs="Times New Roman"/>
                      <w:color w:val="000000"/>
                      <w:sz w:val="19"/>
                      <w:szCs w:val="19"/>
                    </w:rPr>
                  </w:rPrChange>
                </w:rPr>
                <w:delText>to be measured — expected weakest</w:delText>
              </w:r>
            </w:del>
          </w:p>
        </w:tc>
        <w:tc>
          <w:tcPr>
            <w:tcW w:w="2200" w:type="dxa"/>
            <w:tcMar>
              <w:top w:w="80" w:type="dxa"/>
              <w:left w:w="100" w:type="dxa"/>
              <w:bottom w:w="80" w:type="dxa"/>
              <w:right w:w="100" w:type="dxa"/>
            </w:tcMar>
            <w:vAlign w:val="center"/>
            <w:tcPrChange w:id="1623" w:author="Anzalna Saeed" w:date="2026-09-27T22:16:00Z" w16du:dateUtc="2026-09-27T17:16:00Z">
              <w:tcPr>
                <w:tcW w:w="2200" w:type="dxa"/>
                <w:tcMar>
                  <w:top w:w="80" w:type="dxa"/>
                  <w:left w:w="100" w:type="dxa"/>
                  <w:bottom w:w="80" w:type="dxa"/>
                  <w:right w:w="100" w:type="dxa"/>
                </w:tcMar>
                <w:vAlign w:val="center"/>
              </w:tcPr>
            </w:tcPrChange>
          </w:tcPr>
          <w:p w14:paraId="5BBDD386" w14:textId="17569D9F" w:rsidR="00B02477" w:rsidRPr="00870BA1" w:rsidRDefault="00000000" w:rsidP="00571E7A">
            <w:del w:id="1624" w:author="Anzalna Saeed" w:date="2026-09-27T22:17:00Z" w16du:dateUtc="2026-09-27T17:17:00Z">
              <w:r w:rsidRPr="00870BA1" w:rsidDel="00571E7A">
                <w:rPr>
                  <w:rPrChange w:id="1625" w:author="Anzalna Saeed" w:date="2026-09-21T23:18:00Z" w16du:dateUtc="2026-09-21T18:18:00Z">
                    <w:rPr>
                      <w:rFonts w:cs="Times New Roman"/>
                      <w:color w:val="000000"/>
                      <w:sz w:val="19"/>
                      <w:szCs w:val="19"/>
                    </w:rPr>
                  </w:rPrChange>
                </w:rPr>
                <w:delText>to be measured</w:delText>
              </w:r>
            </w:del>
          </w:p>
        </w:tc>
        <w:tc>
          <w:tcPr>
            <w:tcW w:w="2360" w:type="dxa"/>
            <w:tcMar>
              <w:top w:w="80" w:type="dxa"/>
              <w:left w:w="100" w:type="dxa"/>
              <w:bottom w:w="80" w:type="dxa"/>
              <w:right w:w="100" w:type="dxa"/>
            </w:tcMar>
            <w:vAlign w:val="center"/>
            <w:tcPrChange w:id="1626" w:author="Anzalna Saeed" w:date="2026-09-27T22:16:00Z" w16du:dateUtc="2026-09-27T17:16:00Z">
              <w:tcPr>
                <w:tcW w:w="2360" w:type="dxa"/>
                <w:tcMar>
                  <w:top w:w="80" w:type="dxa"/>
                  <w:left w:w="100" w:type="dxa"/>
                  <w:bottom w:w="80" w:type="dxa"/>
                  <w:right w:w="100" w:type="dxa"/>
                </w:tcMar>
                <w:vAlign w:val="center"/>
              </w:tcPr>
            </w:tcPrChange>
          </w:tcPr>
          <w:p w14:paraId="1C68906E" w14:textId="4AA4B761" w:rsidR="00B02477" w:rsidRPr="00870BA1" w:rsidRDefault="00000000" w:rsidP="00571E7A">
            <w:del w:id="1627" w:author="Anzalna Saeed" w:date="2026-09-27T22:18:00Z" w16du:dateUtc="2026-09-27T17:18:00Z">
              <w:r w:rsidRPr="00870BA1" w:rsidDel="00571E7A">
                <w:rPr>
                  <w:rPrChange w:id="1628" w:author="Anzalna Saeed" w:date="2026-09-21T23:18:00Z" w16du:dateUtc="2026-09-21T18:18:00Z">
                    <w:rPr>
                      <w:rFonts w:cs="Times New Roman"/>
                      <w:color w:val="000000"/>
                      <w:sz w:val="19"/>
                      <w:szCs w:val="19"/>
                    </w:rPr>
                  </w:rPrChange>
                </w:rPr>
                <w:delText>to be measured — target: largest improvement here</w:delText>
              </w:r>
            </w:del>
          </w:p>
        </w:tc>
      </w:tr>
      <w:tr w:rsidR="00B02477" w:rsidRPr="00870BA1" w14:paraId="36C3A3C1" w14:textId="77777777" w:rsidTr="00571E7A">
        <w:tc>
          <w:tcPr>
            <w:tcW w:w="2515" w:type="dxa"/>
            <w:shd w:val="clear" w:color="auto" w:fill="F5F9FA"/>
            <w:tcMar>
              <w:top w:w="80" w:type="dxa"/>
              <w:left w:w="100" w:type="dxa"/>
              <w:bottom w:w="80" w:type="dxa"/>
              <w:right w:w="100" w:type="dxa"/>
            </w:tcMar>
            <w:vAlign w:val="center"/>
            <w:tcPrChange w:id="1629" w:author="Anzalna Saeed" w:date="2026-09-27T22:16:00Z" w16du:dateUtc="2026-09-27T17:16:00Z">
              <w:tcPr>
                <w:tcW w:w="2400" w:type="dxa"/>
                <w:shd w:val="clear" w:color="auto" w:fill="F5F9FA"/>
                <w:tcMar>
                  <w:top w:w="80" w:type="dxa"/>
                  <w:left w:w="100" w:type="dxa"/>
                  <w:bottom w:w="80" w:type="dxa"/>
                  <w:right w:w="100" w:type="dxa"/>
                </w:tcMar>
                <w:vAlign w:val="center"/>
              </w:tcPr>
            </w:tcPrChange>
          </w:tcPr>
          <w:p w14:paraId="3A4E7B08" w14:textId="77777777" w:rsidR="00B02477" w:rsidRPr="00870BA1" w:rsidRDefault="00000000" w:rsidP="00571E7A">
            <w:r w:rsidRPr="00870BA1">
              <w:rPr>
                <w:rPrChange w:id="1630" w:author="Anzalna Saeed" w:date="2026-09-21T23:18:00Z" w16du:dateUtc="2026-09-21T18:18:00Z">
                  <w:rPr>
                    <w:rFonts w:cs="Times New Roman"/>
                    <w:color w:val="000000"/>
                    <w:sz w:val="19"/>
                    <w:szCs w:val="19"/>
                  </w:rPr>
                </w:rPrChange>
              </w:rPr>
              <w:t>Human adequacy (1–5)</w:t>
            </w:r>
          </w:p>
        </w:tc>
        <w:tc>
          <w:tcPr>
            <w:tcW w:w="2285" w:type="dxa"/>
            <w:shd w:val="clear" w:color="auto" w:fill="F5F9FA"/>
            <w:tcMar>
              <w:top w:w="80" w:type="dxa"/>
              <w:left w:w="100" w:type="dxa"/>
              <w:bottom w:w="80" w:type="dxa"/>
              <w:right w:w="100" w:type="dxa"/>
            </w:tcMar>
            <w:vAlign w:val="center"/>
            <w:tcPrChange w:id="1631" w:author="Anzalna Saeed" w:date="2026-09-27T22:16:00Z" w16du:dateUtc="2026-09-27T17:16:00Z">
              <w:tcPr>
                <w:tcW w:w="2400" w:type="dxa"/>
                <w:gridSpan w:val="2"/>
                <w:shd w:val="clear" w:color="auto" w:fill="F5F9FA"/>
                <w:tcMar>
                  <w:top w:w="80" w:type="dxa"/>
                  <w:left w:w="100" w:type="dxa"/>
                  <w:bottom w:w="80" w:type="dxa"/>
                  <w:right w:w="100" w:type="dxa"/>
                </w:tcMar>
                <w:vAlign w:val="center"/>
              </w:tcPr>
            </w:tcPrChange>
          </w:tcPr>
          <w:p w14:paraId="6FD2BDD7" w14:textId="047EDFD5" w:rsidR="00B02477" w:rsidRPr="00870BA1" w:rsidRDefault="00000000" w:rsidP="00571E7A">
            <w:del w:id="1632" w:author="Anzalna Saeed" w:date="2026-09-27T22:17:00Z" w16du:dateUtc="2026-09-27T17:17:00Z">
              <w:r w:rsidRPr="00870BA1" w:rsidDel="00571E7A">
                <w:rPr>
                  <w:rPrChange w:id="1633" w:author="Anzalna Saeed" w:date="2026-09-21T23:18:00Z" w16du:dateUtc="2026-09-21T18:18:00Z">
                    <w:rPr>
                      <w:rFonts w:cs="Times New Roman"/>
                      <w:color w:val="000000"/>
                      <w:sz w:val="19"/>
                      <w:szCs w:val="19"/>
                    </w:rPr>
                  </w:rPrChange>
                </w:rPr>
                <w:delText>to be measured</w:delText>
              </w:r>
            </w:del>
          </w:p>
        </w:tc>
        <w:tc>
          <w:tcPr>
            <w:tcW w:w="2200" w:type="dxa"/>
            <w:shd w:val="clear" w:color="auto" w:fill="F5F9FA"/>
            <w:tcMar>
              <w:top w:w="80" w:type="dxa"/>
              <w:left w:w="100" w:type="dxa"/>
              <w:bottom w:w="80" w:type="dxa"/>
              <w:right w:w="100" w:type="dxa"/>
            </w:tcMar>
            <w:vAlign w:val="center"/>
            <w:tcPrChange w:id="1634" w:author="Anzalna Saeed" w:date="2026-09-27T22:16:00Z" w16du:dateUtc="2026-09-27T17:16:00Z">
              <w:tcPr>
                <w:tcW w:w="2200" w:type="dxa"/>
                <w:shd w:val="clear" w:color="auto" w:fill="F5F9FA"/>
                <w:tcMar>
                  <w:top w:w="80" w:type="dxa"/>
                  <w:left w:w="100" w:type="dxa"/>
                  <w:bottom w:w="80" w:type="dxa"/>
                  <w:right w:w="100" w:type="dxa"/>
                </w:tcMar>
                <w:vAlign w:val="center"/>
              </w:tcPr>
            </w:tcPrChange>
          </w:tcPr>
          <w:p w14:paraId="02C9DC71" w14:textId="1AC2DD80" w:rsidR="00B02477" w:rsidRPr="00870BA1" w:rsidRDefault="00000000" w:rsidP="00571E7A">
            <w:del w:id="1635" w:author="Anzalna Saeed" w:date="2026-09-27T22:18:00Z" w16du:dateUtc="2026-09-27T17:18:00Z">
              <w:r w:rsidRPr="00870BA1" w:rsidDel="00571E7A">
                <w:rPr>
                  <w:rPrChange w:id="1636" w:author="Anzalna Saeed" w:date="2026-09-21T23:18:00Z" w16du:dateUtc="2026-09-21T18:18:00Z">
                    <w:rPr>
                      <w:rFonts w:cs="Times New Roman"/>
                      <w:color w:val="000000"/>
                      <w:sz w:val="19"/>
                      <w:szCs w:val="19"/>
                    </w:rPr>
                  </w:rPrChange>
                </w:rPr>
                <w:delText>to be measured</w:delText>
              </w:r>
            </w:del>
          </w:p>
        </w:tc>
        <w:tc>
          <w:tcPr>
            <w:tcW w:w="2360" w:type="dxa"/>
            <w:shd w:val="clear" w:color="auto" w:fill="F5F9FA"/>
            <w:tcMar>
              <w:top w:w="80" w:type="dxa"/>
              <w:left w:w="100" w:type="dxa"/>
              <w:bottom w:w="80" w:type="dxa"/>
              <w:right w:w="100" w:type="dxa"/>
            </w:tcMar>
            <w:vAlign w:val="center"/>
            <w:tcPrChange w:id="1637" w:author="Anzalna Saeed" w:date="2026-09-27T22:16:00Z" w16du:dateUtc="2026-09-27T17:16:00Z">
              <w:tcPr>
                <w:tcW w:w="2360" w:type="dxa"/>
                <w:shd w:val="clear" w:color="auto" w:fill="F5F9FA"/>
                <w:tcMar>
                  <w:top w:w="80" w:type="dxa"/>
                  <w:left w:w="100" w:type="dxa"/>
                  <w:bottom w:w="80" w:type="dxa"/>
                  <w:right w:w="100" w:type="dxa"/>
                </w:tcMar>
                <w:vAlign w:val="center"/>
              </w:tcPr>
            </w:tcPrChange>
          </w:tcPr>
          <w:p w14:paraId="151A8DEE" w14:textId="6EE0AB17" w:rsidR="00B02477" w:rsidRPr="00870BA1" w:rsidRDefault="00000000" w:rsidP="00571E7A">
            <w:del w:id="1638" w:author="Anzalna Saeed" w:date="2026-09-27T22:18:00Z" w16du:dateUtc="2026-09-27T17:18:00Z">
              <w:r w:rsidRPr="00870BA1" w:rsidDel="00571E7A">
                <w:rPr>
                  <w:rPrChange w:id="1639" w:author="Anzalna Saeed" w:date="2026-09-21T23:18:00Z" w16du:dateUtc="2026-09-21T18:18:00Z">
                    <w:rPr>
                      <w:rFonts w:cs="Times New Roman"/>
                      <w:color w:val="000000"/>
                      <w:sz w:val="19"/>
                      <w:szCs w:val="19"/>
                    </w:rPr>
                  </w:rPrChange>
                </w:rPr>
                <w:delText>to be measured</w:delText>
              </w:r>
            </w:del>
          </w:p>
        </w:tc>
      </w:tr>
      <w:tr w:rsidR="00B02477" w:rsidRPr="00870BA1" w14:paraId="0997E87B" w14:textId="77777777" w:rsidTr="00571E7A">
        <w:tc>
          <w:tcPr>
            <w:tcW w:w="2515" w:type="dxa"/>
            <w:tcMar>
              <w:top w:w="80" w:type="dxa"/>
              <w:left w:w="100" w:type="dxa"/>
              <w:bottom w:w="80" w:type="dxa"/>
              <w:right w:w="100" w:type="dxa"/>
            </w:tcMar>
            <w:vAlign w:val="center"/>
            <w:tcPrChange w:id="1640" w:author="Anzalna Saeed" w:date="2026-09-27T22:16:00Z" w16du:dateUtc="2026-09-27T17:16:00Z">
              <w:tcPr>
                <w:tcW w:w="2400" w:type="dxa"/>
                <w:tcMar>
                  <w:top w:w="80" w:type="dxa"/>
                  <w:left w:w="100" w:type="dxa"/>
                  <w:bottom w:w="80" w:type="dxa"/>
                  <w:right w:w="100" w:type="dxa"/>
                </w:tcMar>
                <w:vAlign w:val="center"/>
              </w:tcPr>
            </w:tcPrChange>
          </w:tcPr>
          <w:p w14:paraId="0A6DE7C0" w14:textId="77777777" w:rsidR="00B02477" w:rsidRPr="00870BA1" w:rsidRDefault="00000000" w:rsidP="00571E7A">
            <w:r w:rsidRPr="00870BA1">
              <w:rPr>
                <w:rPrChange w:id="1641" w:author="Anzalna Saeed" w:date="2026-09-21T23:18:00Z" w16du:dateUtc="2026-09-21T18:18:00Z">
                  <w:rPr>
                    <w:rFonts w:cs="Times New Roman"/>
                    <w:color w:val="000000"/>
                    <w:sz w:val="19"/>
                    <w:szCs w:val="19"/>
                  </w:rPr>
                </w:rPrChange>
              </w:rPr>
              <w:t>Human fluency (1–5)</w:t>
            </w:r>
          </w:p>
        </w:tc>
        <w:tc>
          <w:tcPr>
            <w:tcW w:w="2285" w:type="dxa"/>
            <w:tcMar>
              <w:top w:w="80" w:type="dxa"/>
              <w:left w:w="100" w:type="dxa"/>
              <w:bottom w:w="80" w:type="dxa"/>
              <w:right w:w="100" w:type="dxa"/>
            </w:tcMar>
            <w:vAlign w:val="center"/>
            <w:tcPrChange w:id="1642" w:author="Anzalna Saeed" w:date="2026-09-27T22:16:00Z" w16du:dateUtc="2026-09-27T17:16:00Z">
              <w:tcPr>
                <w:tcW w:w="2400" w:type="dxa"/>
                <w:gridSpan w:val="2"/>
                <w:tcMar>
                  <w:top w:w="80" w:type="dxa"/>
                  <w:left w:w="100" w:type="dxa"/>
                  <w:bottom w:w="80" w:type="dxa"/>
                  <w:right w:w="100" w:type="dxa"/>
                </w:tcMar>
                <w:vAlign w:val="center"/>
              </w:tcPr>
            </w:tcPrChange>
          </w:tcPr>
          <w:p w14:paraId="356072EA" w14:textId="46C404CC" w:rsidR="00B02477" w:rsidRPr="00870BA1" w:rsidRDefault="00000000" w:rsidP="00571E7A">
            <w:del w:id="1643" w:author="Anzalna Saeed" w:date="2026-09-27T22:17:00Z" w16du:dateUtc="2026-09-27T17:17:00Z">
              <w:r w:rsidRPr="00870BA1" w:rsidDel="00571E7A">
                <w:rPr>
                  <w:rPrChange w:id="1644" w:author="Anzalna Saeed" w:date="2026-09-21T23:18:00Z" w16du:dateUtc="2026-09-21T18:18:00Z">
                    <w:rPr>
                      <w:rFonts w:cs="Times New Roman"/>
                      <w:color w:val="000000"/>
                      <w:sz w:val="19"/>
                      <w:szCs w:val="19"/>
                    </w:rPr>
                  </w:rPrChange>
                </w:rPr>
                <w:delText>to be measured</w:delText>
              </w:r>
            </w:del>
          </w:p>
        </w:tc>
        <w:tc>
          <w:tcPr>
            <w:tcW w:w="2200" w:type="dxa"/>
            <w:tcMar>
              <w:top w:w="80" w:type="dxa"/>
              <w:left w:w="100" w:type="dxa"/>
              <w:bottom w:w="80" w:type="dxa"/>
              <w:right w:w="100" w:type="dxa"/>
            </w:tcMar>
            <w:vAlign w:val="center"/>
            <w:tcPrChange w:id="1645" w:author="Anzalna Saeed" w:date="2026-09-27T22:16:00Z" w16du:dateUtc="2026-09-27T17:16:00Z">
              <w:tcPr>
                <w:tcW w:w="2200" w:type="dxa"/>
                <w:tcMar>
                  <w:top w:w="80" w:type="dxa"/>
                  <w:left w:w="100" w:type="dxa"/>
                  <w:bottom w:w="80" w:type="dxa"/>
                  <w:right w:w="100" w:type="dxa"/>
                </w:tcMar>
                <w:vAlign w:val="center"/>
              </w:tcPr>
            </w:tcPrChange>
          </w:tcPr>
          <w:p w14:paraId="50253D65" w14:textId="20FF1F8F" w:rsidR="00B02477" w:rsidRPr="00870BA1" w:rsidRDefault="00000000" w:rsidP="00571E7A">
            <w:del w:id="1646" w:author="Anzalna Saeed" w:date="2026-09-27T22:18:00Z" w16du:dateUtc="2026-09-27T17:18:00Z">
              <w:r w:rsidRPr="00870BA1" w:rsidDel="00571E7A">
                <w:rPr>
                  <w:rPrChange w:id="1647" w:author="Anzalna Saeed" w:date="2026-09-21T23:18:00Z" w16du:dateUtc="2026-09-21T18:18:00Z">
                    <w:rPr>
                      <w:rFonts w:cs="Times New Roman"/>
                      <w:color w:val="000000"/>
                      <w:sz w:val="19"/>
                      <w:szCs w:val="19"/>
                    </w:rPr>
                  </w:rPrChange>
                </w:rPr>
                <w:delText>to be measured</w:delText>
              </w:r>
            </w:del>
          </w:p>
        </w:tc>
        <w:tc>
          <w:tcPr>
            <w:tcW w:w="2360" w:type="dxa"/>
            <w:tcMar>
              <w:top w:w="80" w:type="dxa"/>
              <w:left w:w="100" w:type="dxa"/>
              <w:bottom w:w="80" w:type="dxa"/>
              <w:right w:w="100" w:type="dxa"/>
            </w:tcMar>
            <w:vAlign w:val="center"/>
            <w:tcPrChange w:id="1648" w:author="Anzalna Saeed" w:date="2026-09-27T22:16:00Z" w16du:dateUtc="2026-09-27T17:16:00Z">
              <w:tcPr>
                <w:tcW w:w="2360" w:type="dxa"/>
                <w:tcMar>
                  <w:top w:w="80" w:type="dxa"/>
                  <w:left w:w="100" w:type="dxa"/>
                  <w:bottom w:w="80" w:type="dxa"/>
                  <w:right w:w="100" w:type="dxa"/>
                </w:tcMar>
                <w:vAlign w:val="center"/>
              </w:tcPr>
            </w:tcPrChange>
          </w:tcPr>
          <w:p w14:paraId="3FB122FC" w14:textId="0A03057C" w:rsidR="00B02477" w:rsidRPr="00870BA1" w:rsidRDefault="00000000" w:rsidP="00571E7A">
            <w:del w:id="1649" w:author="Anzalna Saeed" w:date="2026-09-27T22:18:00Z" w16du:dateUtc="2026-09-27T17:18:00Z">
              <w:r w:rsidRPr="00870BA1" w:rsidDel="00571E7A">
                <w:rPr>
                  <w:rPrChange w:id="1650" w:author="Anzalna Saeed" w:date="2026-09-21T23:18:00Z" w16du:dateUtc="2026-09-21T18:18:00Z">
                    <w:rPr>
                      <w:rFonts w:cs="Times New Roman"/>
                      <w:color w:val="000000"/>
                      <w:sz w:val="19"/>
                      <w:szCs w:val="19"/>
                    </w:rPr>
                  </w:rPrChange>
                </w:rPr>
                <w:delText>to be measured</w:delText>
              </w:r>
            </w:del>
          </w:p>
        </w:tc>
      </w:tr>
    </w:tbl>
    <w:p w14:paraId="23BE5C60" w14:textId="77777777" w:rsidR="00B02477" w:rsidRPr="00870BA1" w:rsidDel="00571E7A" w:rsidRDefault="00000000">
      <w:pPr>
        <w:spacing w:before="60" w:after="220"/>
        <w:rPr>
          <w:del w:id="1651" w:author="Anzalna Saeed" w:date="2026-09-27T22:19:00Z" w16du:dateUtc="2026-09-27T17:19:00Z"/>
          <w:rFonts w:cs="Times New Roman"/>
        </w:rPr>
      </w:pPr>
      <w:r w:rsidRPr="00870BA1">
        <w:rPr>
          <w:rFonts w:cs="Times New Roman"/>
          <w:i/>
          <w:iCs/>
          <w:sz w:val="18"/>
          <w:szCs w:val="18"/>
          <w:rPrChange w:id="1652" w:author="Anzalna Saeed" w:date="2026-09-21T23:18:00Z" w16du:dateUtc="2026-09-21T18:18:00Z">
            <w:rPr>
              <w:rFonts w:cs="Times New Roman"/>
              <w:i/>
              <w:iCs/>
              <w:color w:val="595959"/>
              <w:sz w:val="18"/>
              <w:szCs w:val="18"/>
            </w:rPr>
          </w:rPrChange>
        </w:rPr>
        <w:t>Table 7.1 — To be populated from actual test runs; included here to define exactly what the evaluation phase must produce.</w:t>
      </w:r>
    </w:p>
    <w:p w14:paraId="58EA905C" w14:textId="10E19E10" w:rsidR="00B02477" w:rsidRPr="00541602" w:rsidRDefault="00000000" w:rsidP="00571E7A">
      <w:pPr>
        <w:spacing w:before="60" w:after="220"/>
        <w:pPrChange w:id="1653" w:author="Anzalna Saeed" w:date="2026-09-27T22:19:00Z" w16du:dateUtc="2026-09-27T17:19:00Z">
          <w:pPr>
            <w:pStyle w:val="Heading2"/>
            <w:spacing w:before="260"/>
          </w:pPr>
        </w:pPrChange>
      </w:pPr>
      <w:bookmarkStart w:id="1654" w:name="_Toc240921977"/>
      <w:del w:id="1655" w:author="Anzalna Saeed" w:date="2026-09-27T22:19:00Z" w16du:dateUtc="2026-09-27T17:19:00Z">
        <w:r w:rsidRPr="00541602" w:rsidDel="00571E7A">
          <w:rPr>
            <w:rPrChange w:id="1656" w:author="Anzalna Saeed" w:date="2026-09-21T23:26:00Z" w16du:dateUtc="2026-09-21T18:26:00Z">
              <w:rPr>
                <w:rFonts w:cs="Times New Roman"/>
                <w:bCs/>
                <w:color w:val="1F4E5F"/>
                <w:sz w:val="24"/>
                <w:szCs w:val="24"/>
              </w:rPr>
            </w:rPrChange>
          </w:rPr>
          <w:delText>7.3 Sentence-Level Comparison Examples</w:delText>
        </w:r>
      </w:del>
      <w:bookmarkEnd w:id="1654"/>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160"/>
        <w:gridCol w:w="2160"/>
        <w:gridCol w:w="2520"/>
        <w:gridCol w:w="2520"/>
      </w:tblGrid>
      <w:tr w:rsidR="00B02477" w:rsidRPr="00870BA1" w:rsidDel="00571E7A" w14:paraId="3C0F99D4" w14:textId="7319E328">
        <w:trPr>
          <w:tblHeader/>
          <w:del w:id="1657" w:author="Anzalna Saeed" w:date="2026-09-27T22:19:00Z" w16du:dateUtc="2026-09-27T17:19:00Z"/>
        </w:trPr>
        <w:tc>
          <w:tcPr>
            <w:tcW w:w="2160" w:type="dxa"/>
            <w:shd w:val="clear" w:color="auto" w:fill="1F4E5F"/>
            <w:tcMar>
              <w:top w:w="80" w:type="dxa"/>
              <w:left w:w="100" w:type="dxa"/>
              <w:bottom w:w="80" w:type="dxa"/>
              <w:right w:w="100" w:type="dxa"/>
            </w:tcMar>
            <w:vAlign w:val="center"/>
          </w:tcPr>
          <w:p w14:paraId="39B1102F" w14:textId="3DCC701A" w:rsidR="00B02477" w:rsidRPr="00870BA1" w:rsidDel="00571E7A" w:rsidRDefault="00000000" w:rsidP="00541602">
            <w:pPr>
              <w:rPr>
                <w:del w:id="1658" w:author="Anzalna Saeed" w:date="2026-09-27T22:19:00Z" w16du:dateUtc="2026-09-27T17:19:00Z"/>
              </w:rPr>
            </w:pPr>
            <w:del w:id="1659" w:author="Anzalna Saeed" w:date="2026-09-27T22:19:00Z" w16du:dateUtc="2026-09-27T17:19:00Z">
              <w:r w:rsidRPr="00870BA1" w:rsidDel="00571E7A">
                <w:rPr>
                  <w:rPrChange w:id="1660" w:author="Anzalna Saeed" w:date="2026-09-21T23:18:00Z" w16du:dateUtc="2026-09-21T18:18:00Z">
                    <w:rPr>
                      <w:rFonts w:cs="Times New Roman"/>
                      <w:b/>
                      <w:bCs/>
                      <w:color w:val="FFFFFF"/>
                      <w:sz w:val="19"/>
                      <w:szCs w:val="19"/>
                    </w:rPr>
                  </w:rPrChange>
                </w:rPr>
                <w:delText>Source</w:delText>
              </w:r>
            </w:del>
          </w:p>
        </w:tc>
        <w:tc>
          <w:tcPr>
            <w:tcW w:w="2160" w:type="dxa"/>
            <w:shd w:val="clear" w:color="auto" w:fill="1F4E5F"/>
            <w:tcMar>
              <w:top w:w="80" w:type="dxa"/>
              <w:left w:w="100" w:type="dxa"/>
              <w:bottom w:w="80" w:type="dxa"/>
              <w:right w:w="100" w:type="dxa"/>
            </w:tcMar>
            <w:vAlign w:val="center"/>
          </w:tcPr>
          <w:p w14:paraId="58C6B117" w14:textId="66F57653" w:rsidR="00B02477" w:rsidRPr="00870BA1" w:rsidDel="00571E7A" w:rsidRDefault="00000000" w:rsidP="00541602">
            <w:pPr>
              <w:rPr>
                <w:del w:id="1661" w:author="Anzalna Saeed" w:date="2026-09-27T22:19:00Z" w16du:dateUtc="2026-09-27T17:19:00Z"/>
              </w:rPr>
            </w:pPr>
            <w:del w:id="1662" w:author="Anzalna Saeed" w:date="2026-09-27T22:19:00Z" w16du:dateUtc="2026-09-27T17:19:00Z">
              <w:r w:rsidRPr="00870BA1" w:rsidDel="00571E7A">
                <w:rPr>
                  <w:rPrChange w:id="1663" w:author="Anzalna Saeed" w:date="2026-09-21T23:18:00Z" w16du:dateUtc="2026-09-21T18:18:00Z">
                    <w:rPr>
                      <w:rFonts w:cs="Times New Roman"/>
                      <w:b/>
                      <w:bCs/>
                      <w:color w:val="FFFFFF"/>
                      <w:sz w:val="19"/>
                      <w:szCs w:val="19"/>
                    </w:rPr>
                  </w:rPrChange>
                </w:rPr>
                <w:delText>Human Reference</w:delText>
              </w:r>
            </w:del>
          </w:p>
        </w:tc>
        <w:tc>
          <w:tcPr>
            <w:tcW w:w="2520" w:type="dxa"/>
            <w:shd w:val="clear" w:color="auto" w:fill="1F4E5F"/>
            <w:tcMar>
              <w:top w:w="80" w:type="dxa"/>
              <w:left w:w="100" w:type="dxa"/>
              <w:bottom w:w="80" w:type="dxa"/>
              <w:right w:w="100" w:type="dxa"/>
            </w:tcMar>
            <w:vAlign w:val="center"/>
          </w:tcPr>
          <w:p w14:paraId="5984AD46" w14:textId="71C94908" w:rsidR="00B02477" w:rsidRPr="00870BA1" w:rsidDel="00571E7A" w:rsidRDefault="00000000" w:rsidP="00541602">
            <w:pPr>
              <w:rPr>
                <w:del w:id="1664" w:author="Anzalna Saeed" w:date="2026-09-27T22:19:00Z" w16du:dateUtc="2026-09-27T17:19:00Z"/>
              </w:rPr>
            </w:pPr>
            <w:del w:id="1665" w:author="Anzalna Saeed" w:date="2026-09-27T22:19:00Z" w16du:dateUtc="2026-09-27T17:19:00Z">
              <w:r w:rsidRPr="00870BA1" w:rsidDel="00571E7A">
                <w:rPr>
                  <w:rPrChange w:id="1666" w:author="Anzalna Saeed" w:date="2026-09-21T23:18:00Z" w16du:dateUtc="2026-09-21T18:18:00Z">
                    <w:rPr>
                      <w:rFonts w:cs="Times New Roman"/>
                      <w:b/>
                      <w:bCs/>
                      <w:color w:val="FFFFFF"/>
                      <w:sz w:val="19"/>
                      <w:szCs w:val="19"/>
                    </w:rPr>
                  </w:rPrChange>
                </w:rPr>
                <w:delText>Baseline (Google/GPT raw)</w:delText>
              </w:r>
            </w:del>
          </w:p>
        </w:tc>
        <w:tc>
          <w:tcPr>
            <w:tcW w:w="2520" w:type="dxa"/>
            <w:shd w:val="clear" w:color="auto" w:fill="1F4E5F"/>
            <w:tcMar>
              <w:top w:w="80" w:type="dxa"/>
              <w:left w:w="100" w:type="dxa"/>
              <w:bottom w:w="80" w:type="dxa"/>
              <w:right w:w="100" w:type="dxa"/>
            </w:tcMar>
            <w:vAlign w:val="center"/>
          </w:tcPr>
          <w:p w14:paraId="51F8422D" w14:textId="5203B3E9" w:rsidR="00B02477" w:rsidRPr="00870BA1" w:rsidDel="00571E7A" w:rsidRDefault="00000000" w:rsidP="00541602">
            <w:pPr>
              <w:rPr>
                <w:del w:id="1667" w:author="Anzalna Saeed" w:date="2026-09-27T22:19:00Z" w16du:dateUtc="2026-09-27T17:19:00Z"/>
              </w:rPr>
            </w:pPr>
            <w:del w:id="1668" w:author="Anzalna Saeed" w:date="2026-09-27T22:19:00Z" w16du:dateUtc="2026-09-27T17:19:00Z">
              <w:r w:rsidRPr="00870BA1" w:rsidDel="00571E7A">
                <w:rPr>
                  <w:rPrChange w:id="1669" w:author="Anzalna Saeed" w:date="2026-09-21T23:18:00Z" w16du:dateUtc="2026-09-21T18:18:00Z">
                    <w:rPr>
                      <w:rFonts w:cs="Times New Roman"/>
                      <w:b/>
                      <w:bCs/>
                      <w:color w:val="FFFFFF"/>
                      <w:sz w:val="19"/>
                      <w:szCs w:val="19"/>
                    </w:rPr>
                  </w:rPrChange>
                </w:rPr>
                <w:delText>Our System</w:delText>
              </w:r>
            </w:del>
          </w:p>
        </w:tc>
      </w:tr>
      <w:tr w:rsidR="00B02477" w:rsidRPr="00870BA1" w:rsidDel="00571E7A" w14:paraId="4C85F3A4" w14:textId="0CC79DA5">
        <w:trPr>
          <w:del w:id="1670" w:author="Anzalna Saeed" w:date="2026-09-27T22:19:00Z" w16du:dateUtc="2026-09-27T17:19:00Z"/>
        </w:trPr>
        <w:tc>
          <w:tcPr>
            <w:tcW w:w="2160" w:type="dxa"/>
            <w:tcMar>
              <w:top w:w="80" w:type="dxa"/>
              <w:left w:w="100" w:type="dxa"/>
              <w:bottom w:w="80" w:type="dxa"/>
              <w:right w:w="100" w:type="dxa"/>
            </w:tcMar>
            <w:vAlign w:val="center"/>
          </w:tcPr>
          <w:p w14:paraId="3D8D3FEB" w14:textId="432C7CDA" w:rsidR="00B02477" w:rsidRPr="00870BA1" w:rsidDel="00571E7A" w:rsidRDefault="00000000" w:rsidP="00541602">
            <w:pPr>
              <w:rPr>
                <w:del w:id="1671" w:author="Anzalna Saeed" w:date="2026-09-27T22:19:00Z" w16du:dateUtc="2026-09-27T17:19:00Z"/>
              </w:rPr>
            </w:pPr>
            <w:del w:id="1672" w:author="Anzalna Saeed" w:date="2026-09-27T22:19:00Z" w16du:dateUtc="2026-09-27T17:19:00Z">
              <w:r w:rsidRPr="00870BA1" w:rsidDel="00571E7A">
                <w:rPr>
                  <w:rPrChange w:id="1673" w:author="Anzalna Saeed" w:date="2026-09-21T23:18:00Z" w16du:dateUtc="2026-09-21T18:18:00Z">
                    <w:rPr>
                      <w:rFonts w:cs="Times New Roman"/>
                      <w:color w:val="000000"/>
                      <w:sz w:val="19"/>
                      <w:szCs w:val="19"/>
                    </w:rPr>
                  </w:rPrChange>
                </w:rPr>
                <w:delText>“mjy is ka reply chahiye asap” (Roman Urdu)</w:delText>
              </w:r>
            </w:del>
          </w:p>
        </w:tc>
        <w:tc>
          <w:tcPr>
            <w:tcW w:w="2160" w:type="dxa"/>
            <w:tcMar>
              <w:top w:w="80" w:type="dxa"/>
              <w:left w:w="100" w:type="dxa"/>
              <w:bottom w:w="80" w:type="dxa"/>
              <w:right w:w="100" w:type="dxa"/>
            </w:tcMar>
            <w:vAlign w:val="center"/>
          </w:tcPr>
          <w:p w14:paraId="6ED9F568" w14:textId="1CBE92D6" w:rsidR="00B02477" w:rsidRPr="00870BA1" w:rsidDel="00571E7A" w:rsidRDefault="00000000" w:rsidP="00541602">
            <w:pPr>
              <w:rPr>
                <w:del w:id="1674" w:author="Anzalna Saeed" w:date="2026-09-27T22:19:00Z" w16du:dateUtc="2026-09-27T17:19:00Z"/>
              </w:rPr>
            </w:pPr>
            <w:del w:id="1675" w:author="Anzalna Saeed" w:date="2026-09-27T22:19:00Z" w16du:dateUtc="2026-09-27T17:19:00Z">
              <w:r w:rsidRPr="00870BA1" w:rsidDel="00571E7A">
                <w:rPr>
                  <w:rPrChange w:id="1676" w:author="Anzalna Saeed" w:date="2026-09-21T23:18:00Z" w16du:dateUtc="2026-09-21T18:18:00Z">
                    <w:rPr>
                      <w:rFonts w:cs="Times New Roman"/>
                      <w:color w:val="000000"/>
                      <w:sz w:val="19"/>
                      <w:szCs w:val="19"/>
                    </w:rPr>
                  </w:rPrChange>
                </w:rPr>
                <w:delText>“I need a reply to this ASAP.”</w:delText>
              </w:r>
            </w:del>
          </w:p>
        </w:tc>
        <w:tc>
          <w:tcPr>
            <w:tcW w:w="2520" w:type="dxa"/>
            <w:tcMar>
              <w:top w:w="80" w:type="dxa"/>
              <w:left w:w="100" w:type="dxa"/>
              <w:bottom w:w="80" w:type="dxa"/>
              <w:right w:w="100" w:type="dxa"/>
            </w:tcMar>
            <w:vAlign w:val="center"/>
          </w:tcPr>
          <w:p w14:paraId="3AA88B38" w14:textId="5613D4D6" w:rsidR="00B02477" w:rsidRPr="00870BA1" w:rsidDel="00571E7A" w:rsidRDefault="00000000" w:rsidP="00541602">
            <w:pPr>
              <w:rPr>
                <w:del w:id="1677" w:author="Anzalna Saeed" w:date="2026-09-27T22:19:00Z" w16du:dateUtc="2026-09-27T17:19:00Z"/>
              </w:rPr>
            </w:pPr>
            <w:del w:id="1678" w:author="Anzalna Saeed" w:date="2026-09-27T22:19:00Z" w16du:dateUtc="2026-09-27T17:19:00Z">
              <w:r w:rsidRPr="00870BA1" w:rsidDel="00571E7A">
                <w:rPr>
                  <w:rPrChange w:id="1679" w:author="Anzalna Saeed" w:date="2026-09-21T23:18:00Z" w16du:dateUtc="2026-09-21T18:18:00Z">
                    <w:rPr>
                      <w:rFonts w:cs="Times New Roman"/>
                      <w:color w:val="000000"/>
                      <w:sz w:val="19"/>
                      <w:szCs w:val="19"/>
                    </w:rPr>
                  </w:rPrChange>
                </w:rPr>
                <w:delText>Often mistranslates “mjy” or leaves “asap” untouched, producing a garbled or partially untranslated sentence.</w:delText>
              </w:r>
            </w:del>
          </w:p>
        </w:tc>
        <w:tc>
          <w:tcPr>
            <w:tcW w:w="2520" w:type="dxa"/>
            <w:tcMar>
              <w:top w:w="80" w:type="dxa"/>
              <w:left w:w="100" w:type="dxa"/>
              <w:bottom w:w="80" w:type="dxa"/>
              <w:right w:w="100" w:type="dxa"/>
            </w:tcMar>
            <w:vAlign w:val="center"/>
          </w:tcPr>
          <w:p w14:paraId="6EF1C7AC" w14:textId="51D8FF51" w:rsidR="00B02477" w:rsidRPr="00870BA1" w:rsidDel="00571E7A" w:rsidRDefault="00000000" w:rsidP="00541602">
            <w:pPr>
              <w:rPr>
                <w:del w:id="1680" w:author="Anzalna Saeed" w:date="2026-09-27T22:19:00Z" w16du:dateUtc="2026-09-27T17:19:00Z"/>
              </w:rPr>
            </w:pPr>
            <w:del w:id="1681" w:author="Anzalna Saeed" w:date="2026-09-27T22:19:00Z" w16du:dateUtc="2026-09-27T17:19:00Z">
              <w:r w:rsidRPr="00870BA1" w:rsidDel="00571E7A">
                <w:rPr>
                  <w:rPrChange w:id="1682" w:author="Anzalna Saeed" w:date="2026-09-21T23:18:00Z" w16du:dateUtc="2026-09-21T18:18:00Z">
                    <w:rPr>
                      <w:rFonts w:cs="Times New Roman"/>
                      <w:color w:val="000000"/>
                      <w:sz w:val="19"/>
                      <w:szCs w:val="19"/>
                    </w:rPr>
                  </w:rPrChange>
                </w:rPr>
                <w:delText>Correctly expands short forms; fluent English output.</w:delText>
              </w:r>
            </w:del>
          </w:p>
        </w:tc>
      </w:tr>
      <w:tr w:rsidR="00B02477" w:rsidRPr="00870BA1" w:rsidDel="00571E7A" w14:paraId="052A7634" w14:textId="181A1E3C">
        <w:trPr>
          <w:del w:id="1683" w:author="Anzalna Saeed" w:date="2026-09-27T22:19:00Z" w16du:dateUtc="2026-09-27T17:19:00Z"/>
        </w:trPr>
        <w:tc>
          <w:tcPr>
            <w:tcW w:w="2160" w:type="dxa"/>
            <w:shd w:val="clear" w:color="auto" w:fill="F5F9FA"/>
            <w:tcMar>
              <w:top w:w="80" w:type="dxa"/>
              <w:left w:w="100" w:type="dxa"/>
              <w:bottom w:w="80" w:type="dxa"/>
              <w:right w:w="100" w:type="dxa"/>
            </w:tcMar>
            <w:vAlign w:val="center"/>
          </w:tcPr>
          <w:p w14:paraId="49E0B29E" w14:textId="60F786E6" w:rsidR="00B02477" w:rsidRPr="00870BA1" w:rsidDel="00571E7A" w:rsidRDefault="00000000" w:rsidP="00541602">
            <w:pPr>
              <w:rPr>
                <w:del w:id="1684" w:author="Anzalna Saeed" w:date="2026-09-27T22:19:00Z" w16du:dateUtc="2026-09-27T17:19:00Z"/>
              </w:rPr>
            </w:pPr>
            <w:del w:id="1685" w:author="Anzalna Saeed" w:date="2026-09-27T22:19:00Z" w16du:dateUtc="2026-09-27T17:19:00Z">
              <w:r w:rsidRPr="00870BA1" w:rsidDel="00571E7A">
                <w:rPr>
                  <w:rPrChange w:id="1686" w:author="Anzalna Saeed" w:date="2026-09-21T23:18:00Z" w16du:dateUtc="2026-09-21T18:18:00Z">
                    <w:rPr>
                      <w:rFonts w:cs="Times New Roman"/>
                      <w:color w:val="000000"/>
                      <w:sz w:val="19"/>
                      <w:szCs w:val="19"/>
                    </w:rPr>
                  </w:rPrChange>
                </w:rPr>
                <w:delText>“</w:delText>
              </w:r>
              <w:r w:rsidRPr="00870BA1" w:rsidDel="00571E7A">
                <w:rPr>
                  <w:rFonts w:hint="cs"/>
                  <w:rPrChange w:id="1687" w:author="Anzalna Saeed" w:date="2026-09-21T23:18:00Z" w16du:dateUtc="2026-09-21T18:18:00Z">
                    <w:rPr>
                      <w:rFonts w:cs="Times New Roman" w:hint="cs"/>
                      <w:color w:val="000000"/>
                      <w:sz w:val="19"/>
                      <w:szCs w:val="19"/>
                    </w:rPr>
                  </w:rPrChange>
                </w:rPr>
                <w:delText>ی</w:delText>
              </w:r>
              <w:r w:rsidRPr="00870BA1" w:rsidDel="00571E7A">
                <w:rPr>
                  <w:rFonts w:hint="eastAsia"/>
                  <w:rPrChange w:id="1688" w:author="Anzalna Saeed" w:date="2026-09-21T23:18:00Z" w16du:dateUtc="2026-09-21T18:18:00Z">
                    <w:rPr>
                      <w:rFonts w:cs="Times New Roman" w:hint="eastAsia"/>
                      <w:color w:val="000000"/>
                      <w:sz w:val="19"/>
                      <w:szCs w:val="19"/>
                    </w:rPr>
                  </w:rPrChange>
                </w:rPr>
                <w:delText>ہ</w:delText>
              </w:r>
              <w:r w:rsidRPr="00870BA1" w:rsidDel="00571E7A">
                <w:rPr>
                  <w:rPrChange w:id="1689" w:author="Anzalna Saeed" w:date="2026-09-21T23:18:00Z" w16du:dateUtc="2026-09-21T18:18:00Z">
                    <w:rPr>
                      <w:rFonts w:cs="Times New Roman"/>
                      <w:color w:val="000000"/>
                      <w:sz w:val="19"/>
                      <w:szCs w:val="19"/>
                    </w:rPr>
                  </w:rPrChange>
                </w:rPr>
                <w:delText xml:space="preserve"> bug production م</w:delText>
              </w:r>
              <w:r w:rsidRPr="00870BA1" w:rsidDel="00571E7A">
                <w:rPr>
                  <w:rFonts w:hint="cs"/>
                  <w:rPrChange w:id="1690" w:author="Anzalna Saeed" w:date="2026-09-21T23:18:00Z" w16du:dateUtc="2026-09-21T18:18:00Z">
                    <w:rPr>
                      <w:rFonts w:cs="Times New Roman" w:hint="cs"/>
                      <w:color w:val="000000"/>
                      <w:sz w:val="19"/>
                      <w:szCs w:val="19"/>
                    </w:rPr>
                  </w:rPrChange>
                </w:rPr>
                <w:delText>ی</w:delText>
              </w:r>
              <w:r w:rsidRPr="00870BA1" w:rsidDel="00571E7A">
                <w:rPr>
                  <w:rFonts w:hint="eastAsia"/>
                  <w:rPrChange w:id="1691" w:author="Anzalna Saeed" w:date="2026-09-21T23:18:00Z" w16du:dateUtc="2026-09-21T18:18:00Z">
                    <w:rPr>
                      <w:rFonts w:cs="Times New Roman" w:hint="eastAsia"/>
                      <w:color w:val="000000"/>
                      <w:sz w:val="19"/>
                      <w:szCs w:val="19"/>
                    </w:rPr>
                  </w:rPrChange>
                </w:rPr>
                <w:delText>ں</w:delText>
              </w:r>
              <w:r w:rsidRPr="00870BA1" w:rsidDel="00571E7A">
                <w:rPr>
                  <w:rPrChange w:id="1692" w:author="Anzalna Saeed" w:date="2026-09-21T23:18:00Z" w16du:dateUtc="2026-09-21T18:18:00Z">
                    <w:rPr>
                      <w:rFonts w:cs="Times New Roman"/>
                      <w:color w:val="000000"/>
                      <w:sz w:val="19"/>
                      <w:szCs w:val="19"/>
                    </w:rPr>
                  </w:rPrChange>
                </w:rPr>
                <w:delText xml:space="preserve"> ہے” (Urdu)</w:delText>
              </w:r>
            </w:del>
          </w:p>
        </w:tc>
        <w:tc>
          <w:tcPr>
            <w:tcW w:w="2160" w:type="dxa"/>
            <w:shd w:val="clear" w:color="auto" w:fill="F5F9FA"/>
            <w:tcMar>
              <w:top w:w="80" w:type="dxa"/>
              <w:left w:w="100" w:type="dxa"/>
              <w:bottom w:w="80" w:type="dxa"/>
              <w:right w:w="100" w:type="dxa"/>
            </w:tcMar>
            <w:vAlign w:val="center"/>
          </w:tcPr>
          <w:p w14:paraId="4C3141A5" w14:textId="12FF1C18" w:rsidR="00B02477" w:rsidRPr="00870BA1" w:rsidDel="00571E7A" w:rsidRDefault="00000000" w:rsidP="00541602">
            <w:pPr>
              <w:rPr>
                <w:del w:id="1693" w:author="Anzalna Saeed" w:date="2026-09-27T22:19:00Z" w16du:dateUtc="2026-09-27T17:19:00Z"/>
              </w:rPr>
            </w:pPr>
            <w:del w:id="1694" w:author="Anzalna Saeed" w:date="2026-09-27T22:19:00Z" w16du:dateUtc="2026-09-27T17:19:00Z">
              <w:r w:rsidRPr="00870BA1" w:rsidDel="00571E7A">
                <w:rPr>
                  <w:rPrChange w:id="1695" w:author="Anzalna Saeed" w:date="2026-09-21T23:18:00Z" w16du:dateUtc="2026-09-21T18:18:00Z">
                    <w:rPr>
                      <w:rFonts w:cs="Times New Roman"/>
                      <w:color w:val="000000"/>
                      <w:sz w:val="19"/>
                      <w:szCs w:val="19"/>
                    </w:rPr>
                  </w:rPrChange>
                </w:rPr>
                <w:delText>“This bug is in production.”</w:delText>
              </w:r>
            </w:del>
          </w:p>
        </w:tc>
        <w:tc>
          <w:tcPr>
            <w:tcW w:w="2520" w:type="dxa"/>
            <w:shd w:val="clear" w:color="auto" w:fill="F5F9FA"/>
            <w:tcMar>
              <w:top w:w="80" w:type="dxa"/>
              <w:left w:w="100" w:type="dxa"/>
              <w:bottom w:w="80" w:type="dxa"/>
              <w:right w:w="100" w:type="dxa"/>
            </w:tcMar>
            <w:vAlign w:val="center"/>
          </w:tcPr>
          <w:p w14:paraId="18B04683" w14:textId="5FE585D4" w:rsidR="00B02477" w:rsidRPr="00870BA1" w:rsidDel="00571E7A" w:rsidRDefault="00000000" w:rsidP="00541602">
            <w:pPr>
              <w:rPr>
                <w:del w:id="1696" w:author="Anzalna Saeed" w:date="2026-09-27T22:19:00Z" w16du:dateUtc="2026-09-27T17:19:00Z"/>
              </w:rPr>
            </w:pPr>
            <w:del w:id="1697" w:author="Anzalna Saeed" w:date="2026-09-27T22:19:00Z" w16du:dateUtc="2026-09-27T17:19:00Z">
              <w:r w:rsidRPr="00870BA1" w:rsidDel="00571E7A">
                <w:rPr>
                  <w:rPrChange w:id="1698" w:author="Anzalna Saeed" w:date="2026-09-21T23:18:00Z" w16du:dateUtc="2026-09-21T18:18:00Z">
                    <w:rPr>
                      <w:rFonts w:cs="Times New Roman"/>
                      <w:color w:val="000000"/>
                      <w:sz w:val="19"/>
                      <w:szCs w:val="19"/>
                    </w:rPr>
                  </w:rPrChange>
                </w:rPr>
                <w:delText>“bug” sometimes rendered as “insect,” breaking the technical meaning.</w:delText>
              </w:r>
            </w:del>
          </w:p>
        </w:tc>
        <w:tc>
          <w:tcPr>
            <w:tcW w:w="2520" w:type="dxa"/>
            <w:shd w:val="clear" w:color="auto" w:fill="F5F9FA"/>
            <w:tcMar>
              <w:top w:w="80" w:type="dxa"/>
              <w:left w:w="100" w:type="dxa"/>
              <w:bottom w:w="80" w:type="dxa"/>
              <w:right w:w="100" w:type="dxa"/>
            </w:tcMar>
            <w:vAlign w:val="center"/>
          </w:tcPr>
          <w:p w14:paraId="3D8DD4D3" w14:textId="034C104D" w:rsidR="00B02477" w:rsidRPr="00870BA1" w:rsidDel="00571E7A" w:rsidRDefault="00000000" w:rsidP="00541602">
            <w:pPr>
              <w:rPr>
                <w:del w:id="1699" w:author="Anzalna Saeed" w:date="2026-09-27T22:19:00Z" w16du:dateUtc="2026-09-27T17:19:00Z"/>
              </w:rPr>
            </w:pPr>
            <w:del w:id="1700" w:author="Anzalna Saeed" w:date="2026-09-27T22:19:00Z" w16du:dateUtc="2026-09-27T17:19:00Z">
              <w:r w:rsidRPr="00870BA1" w:rsidDel="00571E7A">
                <w:rPr>
                  <w:rPrChange w:id="1701" w:author="Anzalna Saeed" w:date="2026-09-21T23:18:00Z" w16du:dateUtc="2026-09-21T18:18:00Z">
                    <w:rPr>
                      <w:rFonts w:cs="Times New Roman"/>
                      <w:color w:val="000000"/>
                      <w:sz w:val="19"/>
                      <w:szCs w:val="19"/>
                    </w:rPr>
                  </w:rPrChange>
                </w:rPr>
                <w:delText>“bug” recognized via glossary as a software term; correct output preserved.</w:delText>
              </w:r>
            </w:del>
          </w:p>
        </w:tc>
      </w:tr>
      <w:tr w:rsidR="00B02477" w:rsidRPr="00870BA1" w:rsidDel="00571E7A" w14:paraId="3333C983" w14:textId="748395C2">
        <w:trPr>
          <w:del w:id="1702" w:author="Anzalna Saeed" w:date="2026-09-27T22:19:00Z" w16du:dateUtc="2026-09-27T17:19:00Z"/>
        </w:trPr>
        <w:tc>
          <w:tcPr>
            <w:tcW w:w="2160" w:type="dxa"/>
            <w:tcMar>
              <w:top w:w="80" w:type="dxa"/>
              <w:left w:w="100" w:type="dxa"/>
              <w:bottom w:w="80" w:type="dxa"/>
              <w:right w:w="100" w:type="dxa"/>
            </w:tcMar>
            <w:vAlign w:val="center"/>
          </w:tcPr>
          <w:p w14:paraId="49054A4F" w14:textId="3D06A97C" w:rsidR="00B02477" w:rsidRPr="00870BA1" w:rsidDel="00571E7A" w:rsidRDefault="00000000" w:rsidP="00541602">
            <w:pPr>
              <w:rPr>
                <w:del w:id="1703" w:author="Anzalna Saeed" w:date="2026-09-27T22:19:00Z" w16du:dateUtc="2026-09-27T17:19:00Z"/>
              </w:rPr>
            </w:pPr>
            <w:del w:id="1704" w:author="Anzalna Saeed" w:date="2026-09-27T22:19:00Z" w16du:dateUtc="2026-09-27T17:19:00Z">
              <w:r w:rsidRPr="00870BA1" w:rsidDel="00571E7A">
                <w:rPr>
                  <w:rPrChange w:id="1705" w:author="Anzalna Saeed" w:date="2026-09-21T23:18:00Z" w16du:dateUtc="2026-09-21T18:18:00Z">
                    <w:rPr>
                      <w:rFonts w:cs="Times New Roman"/>
                      <w:color w:val="000000"/>
                      <w:sz w:val="19"/>
                      <w:szCs w:val="19"/>
                    </w:rPr>
                  </w:rPrChange>
                </w:rPr>
                <w:delText>“Let’s push this to prod after the PR is merged.” (English)</w:delText>
              </w:r>
            </w:del>
          </w:p>
        </w:tc>
        <w:tc>
          <w:tcPr>
            <w:tcW w:w="2160" w:type="dxa"/>
            <w:tcMar>
              <w:top w:w="80" w:type="dxa"/>
              <w:left w:w="100" w:type="dxa"/>
              <w:bottom w:w="80" w:type="dxa"/>
              <w:right w:w="100" w:type="dxa"/>
            </w:tcMar>
            <w:vAlign w:val="center"/>
          </w:tcPr>
          <w:p w14:paraId="6B0092FC" w14:textId="43A0C1AE" w:rsidR="00B02477" w:rsidRPr="00870BA1" w:rsidDel="00571E7A" w:rsidRDefault="00000000" w:rsidP="00541602">
            <w:pPr>
              <w:rPr>
                <w:del w:id="1706" w:author="Anzalna Saeed" w:date="2026-09-27T22:19:00Z" w16du:dateUtc="2026-09-27T17:19:00Z"/>
              </w:rPr>
            </w:pPr>
            <w:del w:id="1707" w:author="Anzalna Saeed" w:date="2026-09-27T22:19:00Z" w16du:dateUtc="2026-09-27T17:19:00Z">
              <w:r w:rsidRPr="00870BA1" w:rsidDel="00571E7A">
                <w:rPr>
                  <w:rPrChange w:id="1708" w:author="Anzalna Saeed" w:date="2026-09-21T23:18:00Z" w16du:dateUtc="2026-09-21T18:18:00Z">
                    <w:rPr>
                      <w:rFonts w:cs="Times New Roman"/>
                      <w:color w:val="000000"/>
                      <w:sz w:val="19"/>
                      <w:szCs w:val="19"/>
                    </w:rPr>
                  </w:rPrChange>
                </w:rPr>
                <w:delText>اسے PR مرج ہونے کے بعد prod پہ push کر د</w:delText>
              </w:r>
              <w:r w:rsidRPr="00870BA1" w:rsidDel="00571E7A">
                <w:rPr>
                  <w:rFonts w:hint="cs"/>
                  <w:rPrChange w:id="1709" w:author="Anzalna Saeed" w:date="2026-09-21T23:18:00Z" w16du:dateUtc="2026-09-21T18:18:00Z">
                    <w:rPr>
                      <w:rFonts w:cs="Times New Roman" w:hint="cs"/>
                      <w:color w:val="000000"/>
                      <w:sz w:val="19"/>
                      <w:szCs w:val="19"/>
                    </w:rPr>
                  </w:rPrChange>
                </w:rPr>
                <w:delText>ی</w:delText>
              </w:r>
              <w:r w:rsidRPr="00870BA1" w:rsidDel="00571E7A">
                <w:rPr>
                  <w:rFonts w:hint="eastAsia"/>
                  <w:rPrChange w:id="1710" w:author="Anzalna Saeed" w:date="2026-09-21T23:18:00Z" w16du:dateUtc="2026-09-21T18:18:00Z">
                    <w:rPr>
                      <w:rFonts w:cs="Times New Roman" w:hint="eastAsia"/>
                      <w:color w:val="000000"/>
                      <w:sz w:val="19"/>
                      <w:szCs w:val="19"/>
                    </w:rPr>
                  </w:rPrChange>
                </w:rPr>
                <w:delText>تے</w:delText>
              </w:r>
              <w:r w:rsidRPr="00870BA1" w:rsidDel="00571E7A">
                <w:rPr>
                  <w:rPrChange w:id="1711" w:author="Anzalna Saeed" w:date="2026-09-21T23:18:00Z" w16du:dateUtc="2026-09-21T18:18:00Z">
                    <w:rPr>
                      <w:rFonts w:cs="Times New Roman"/>
                      <w:color w:val="000000"/>
                      <w:sz w:val="19"/>
                      <w:szCs w:val="19"/>
                    </w:rPr>
                  </w:rPrChange>
                </w:rPr>
                <w:delText xml:space="preserve"> ہ</w:delText>
              </w:r>
              <w:r w:rsidRPr="00870BA1" w:rsidDel="00571E7A">
                <w:rPr>
                  <w:rFonts w:hint="cs"/>
                  <w:rPrChange w:id="1712" w:author="Anzalna Saeed" w:date="2026-09-21T23:18:00Z" w16du:dateUtc="2026-09-21T18:18:00Z">
                    <w:rPr>
                      <w:rFonts w:cs="Times New Roman" w:hint="cs"/>
                      <w:color w:val="000000"/>
                      <w:sz w:val="19"/>
                      <w:szCs w:val="19"/>
                    </w:rPr>
                  </w:rPrChange>
                </w:rPr>
                <w:delText>ی</w:delText>
              </w:r>
              <w:r w:rsidRPr="00870BA1" w:rsidDel="00571E7A">
                <w:rPr>
                  <w:rFonts w:hint="eastAsia"/>
                  <w:rPrChange w:id="1713" w:author="Anzalna Saeed" w:date="2026-09-21T23:18:00Z" w16du:dateUtc="2026-09-21T18:18:00Z">
                    <w:rPr>
                      <w:rFonts w:cs="Times New Roman" w:hint="eastAsia"/>
                      <w:color w:val="000000"/>
                      <w:sz w:val="19"/>
                      <w:szCs w:val="19"/>
                    </w:rPr>
                  </w:rPrChange>
                </w:rPr>
                <w:delText>ں</w:delText>
              </w:r>
              <w:r w:rsidRPr="00870BA1" w:rsidDel="00571E7A">
                <w:rPr>
                  <w:rPrChange w:id="1714" w:author="Anzalna Saeed" w:date="2026-09-21T23:18:00Z" w16du:dateUtc="2026-09-21T18:18:00Z">
                    <w:rPr>
                      <w:rFonts w:cs="Times New Roman"/>
                      <w:color w:val="000000"/>
                      <w:sz w:val="19"/>
                      <w:szCs w:val="19"/>
                    </w:rPr>
                  </w:rPrChange>
                </w:rPr>
                <w:delText>۔</w:delText>
              </w:r>
            </w:del>
          </w:p>
        </w:tc>
        <w:tc>
          <w:tcPr>
            <w:tcW w:w="2520" w:type="dxa"/>
            <w:tcMar>
              <w:top w:w="80" w:type="dxa"/>
              <w:left w:w="100" w:type="dxa"/>
              <w:bottom w:w="80" w:type="dxa"/>
              <w:right w:w="100" w:type="dxa"/>
            </w:tcMar>
            <w:vAlign w:val="center"/>
          </w:tcPr>
          <w:p w14:paraId="1013C908" w14:textId="0932FC91" w:rsidR="00B02477" w:rsidRPr="00870BA1" w:rsidDel="00571E7A" w:rsidRDefault="00687DA0" w:rsidP="00541602">
            <w:pPr>
              <w:rPr>
                <w:del w:id="1715" w:author="Anzalna Saeed" w:date="2026-09-27T22:19:00Z" w16du:dateUtc="2026-09-27T17:19:00Z"/>
              </w:rPr>
            </w:pPr>
            <w:del w:id="1716" w:author="Anzalna Saeed" w:date="2026-09-22T11:37:00Z" w16du:dateUtc="2026-09-22T06:37:00Z">
              <w:r w:rsidRPr="00870BA1" w:rsidDel="00687DA0">
                <w:rPr>
                  <w:rPrChange w:id="1717" w:author="Anzalna Saeed" w:date="2026-09-21T23:18:00Z" w16du:dateUtc="2026-09-21T18:18:00Z">
                    <w:rPr>
                      <w:rFonts w:cs="Times New Roman"/>
                      <w:color w:val="000000"/>
                      <w:sz w:val="19"/>
                      <w:szCs w:val="19"/>
                    </w:rPr>
                  </w:rPrChange>
                </w:rPr>
                <w:delText>Frequently translates “push” literally (دھک</w:delText>
              </w:r>
              <w:r w:rsidRPr="00870BA1" w:rsidDel="00687DA0">
                <w:rPr>
                  <w:rFonts w:hint="cs"/>
                  <w:rPrChange w:id="1718" w:author="Anzalna Saeed" w:date="2026-09-21T23:18:00Z" w16du:dateUtc="2026-09-21T18:18:00Z">
                    <w:rPr>
                      <w:rFonts w:cs="Times New Roman" w:hint="cs"/>
                      <w:color w:val="000000"/>
                      <w:sz w:val="19"/>
                      <w:szCs w:val="19"/>
                    </w:rPr>
                  </w:rPrChange>
                </w:rPr>
                <w:delText>ی</w:delText>
              </w:r>
              <w:r w:rsidRPr="00870BA1" w:rsidDel="00687DA0">
                <w:rPr>
                  <w:rFonts w:hint="eastAsia"/>
                  <w:rPrChange w:id="1719" w:author="Anzalna Saeed" w:date="2026-09-21T23:18:00Z" w16du:dateUtc="2026-09-21T18:18:00Z">
                    <w:rPr>
                      <w:rFonts w:cs="Times New Roman" w:hint="eastAsia"/>
                      <w:color w:val="000000"/>
                      <w:sz w:val="19"/>
                      <w:szCs w:val="19"/>
                    </w:rPr>
                  </w:rPrChange>
                </w:rPr>
                <w:delText>لنا</w:delText>
              </w:r>
              <w:r w:rsidRPr="00870BA1" w:rsidDel="00687DA0">
                <w:rPr>
                  <w:rPrChange w:id="1720" w:author="Anzalna Saeed" w:date="2026-09-21T23:18:00Z" w16du:dateUtc="2026-09-21T18:18:00Z">
                    <w:rPr>
                      <w:rFonts w:cs="Times New Roman"/>
                      <w:color w:val="000000"/>
                      <w:sz w:val="19"/>
                      <w:szCs w:val="19"/>
                    </w:rPr>
                  </w:rPrChange>
                </w:rPr>
                <w:delText xml:space="preserve"> — “to shove”), losing the Git meaning.</w:delText>
              </w:r>
            </w:del>
          </w:p>
        </w:tc>
        <w:tc>
          <w:tcPr>
            <w:tcW w:w="2520" w:type="dxa"/>
            <w:tcMar>
              <w:top w:w="80" w:type="dxa"/>
              <w:left w:w="100" w:type="dxa"/>
              <w:bottom w:w="80" w:type="dxa"/>
              <w:right w:w="100" w:type="dxa"/>
            </w:tcMar>
            <w:vAlign w:val="center"/>
          </w:tcPr>
          <w:p w14:paraId="6213F891" w14:textId="040FFDAD" w:rsidR="00B02477" w:rsidRPr="00870BA1" w:rsidDel="00571E7A" w:rsidRDefault="00000000" w:rsidP="00541602">
            <w:pPr>
              <w:rPr>
                <w:del w:id="1721" w:author="Anzalna Saeed" w:date="2026-09-27T22:19:00Z" w16du:dateUtc="2026-09-27T17:19:00Z"/>
              </w:rPr>
            </w:pPr>
            <w:del w:id="1722" w:author="Anzalna Saeed" w:date="2026-09-27T22:19:00Z" w16du:dateUtc="2026-09-27T17:19:00Z">
              <w:r w:rsidRPr="00870BA1" w:rsidDel="00571E7A">
                <w:rPr>
                  <w:rPrChange w:id="1723" w:author="Anzalna Saeed" w:date="2026-09-21T23:18:00Z" w16du:dateUtc="2026-09-21T18:18:00Z">
                    <w:rPr>
                      <w:rFonts w:cs="Times New Roman"/>
                      <w:color w:val="000000"/>
                      <w:sz w:val="19"/>
                      <w:szCs w:val="19"/>
                    </w:rPr>
                  </w:rPrChange>
                </w:rPr>
                <w:delText>“push,” “prod,” “PR” handled as recognized dev-jargon and kept/transliterated correctly.</w:delText>
              </w:r>
            </w:del>
          </w:p>
        </w:tc>
      </w:tr>
    </w:tbl>
    <w:p w14:paraId="64C68393" w14:textId="77777777" w:rsidR="00B02477" w:rsidRPr="00870BA1" w:rsidDel="00870BA1" w:rsidRDefault="00B02477">
      <w:pPr>
        <w:spacing w:after="120"/>
        <w:rPr>
          <w:del w:id="1724" w:author="Anzalna Saeed" w:date="2026-09-21T23:23:00Z" w16du:dateUtc="2026-09-21T18:23:00Z"/>
          <w:rFonts w:cs="Times New Roman"/>
        </w:rPr>
      </w:pPr>
    </w:p>
    <w:p w14:paraId="2EB28834" w14:textId="38E6AA51" w:rsidR="00B02477" w:rsidRPr="00870BA1" w:rsidDel="00870BA1" w:rsidRDefault="00000000">
      <w:pPr>
        <w:rPr>
          <w:del w:id="1725" w:author="Anzalna Saeed" w:date="2026-09-21T23:23:00Z" w16du:dateUtc="2026-09-21T18:23:00Z"/>
          <w:rFonts w:cs="Times New Roman"/>
        </w:rPr>
      </w:pPr>
      <w:del w:id="1726" w:author="Anzalna Saeed" w:date="2026-09-21T23:23:00Z" w16du:dateUtc="2026-09-21T18:23:00Z">
        <w:r w:rsidRPr="00870BA1" w:rsidDel="00870BA1">
          <w:rPr>
            <w:rFonts w:cs="Times New Roman"/>
          </w:rPr>
          <w:br w:type="page"/>
        </w:r>
      </w:del>
    </w:p>
    <w:p w14:paraId="121FF8A7" w14:textId="204F5E1F" w:rsidR="00B02477" w:rsidRPr="00541602" w:rsidRDefault="00000000">
      <w:pPr>
        <w:pStyle w:val="Heading1"/>
        <w:pPrChange w:id="1727" w:author="Anzalna Saeed" w:date="2026-09-21T23:26:00Z" w16du:dateUtc="2026-09-21T18:26:00Z">
          <w:pPr>
            <w:pStyle w:val="Heading1"/>
            <w:pBdr>
              <w:bottom w:val="single" w:sz="6" w:space="4" w:color="1F4E5F"/>
            </w:pBdr>
            <w:spacing w:before="360" w:after="160"/>
          </w:pPr>
        </w:pPrChange>
      </w:pPr>
      <w:bookmarkStart w:id="1728" w:name="_Toc240921978"/>
      <w:bookmarkStart w:id="1729" w:name="_Toc241440725"/>
      <w:r w:rsidRPr="00541602">
        <w:rPr>
          <w:rPrChange w:id="1730" w:author="Anzalna Saeed" w:date="2026-09-21T23:26:00Z" w16du:dateUtc="2026-09-21T18:26:00Z">
            <w:rPr>
              <w:rFonts w:cs="Times New Roman"/>
              <w:bCs/>
              <w:color w:val="1F4E5F"/>
              <w:sz w:val="30"/>
              <w:szCs w:val="30"/>
            </w:rPr>
          </w:rPrChange>
        </w:rPr>
        <w:t>8. Baseline Translation Failure Cases</w:t>
      </w:r>
      <w:bookmarkEnd w:id="1728"/>
      <w:bookmarkEnd w:id="1729"/>
    </w:p>
    <w:p w14:paraId="6F92D643" w14:textId="2B7E0BC9" w:rsidR="00B02477" w:rsidRDefault="00541602" w:rsidP="00541602">
      <w:pPr>
        <w:rPr>
          <w:ins w:id="1731" w:author="Anzalna Saeed" w:date="2026-09-21T23:29:00Z" w16du:dateUtc="2026-09-21T18:29:00Z"/>
        </w:rPr>
      </w:pPr>
      <w:ins w:id="1732" w:author="Anzalna Saeed" w:date="2026-09-21T23:27:00Z" w16du:dateUtc="2026-09-21T18:27:00Z">
        <w:r>
          <w:br/>
        </w:r>
      </w:ins>
      <w:r w:rsidRPr="00870BA1">
        <w:t>The following cases (drawn from the categories tested in Section 4 and 7) illustrate concrete, reproducible failure patterns observed in general-purpose translators (Google Translate and/or raw GPT-class output) on this system’s target scenarios. These failure patterns are exactly what the validation layer is designed to catch.</w:t>
      </w:r>
    </w:p>
    <w:p w14:paraId="159EC0ED" w14:textId="77777777" w:rsidR="00541602" w:rsidRPr="00870BA1" w:rsidRDefault="00541602">
      <w:pPr>
        <w:pPrChange w:id="1733" w:author="Anzalna Saeed" w:date="2026-09-21T23:29:00Z" w16du:dateUtc="2026-09-21T18:29:00Z">
          <w:pPr>
            <w:spacing w:after="160" w:line="276" w:lineRule="auto"/>
          </w:pPr>
        </w:pPrChange>
      </w:pPr>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400"/>
        <w:gridCol w:w="2000"/>
        <w:gridCol w:w="2400"/>
        <w:gridCol w:w="2100"/>
        <w:gridCol w:w="2460"/>
      </w:tblGrid>
      <w:tr w:rsidR="00B02477" w:rsidRPr="00870BA1" w14:paraId="00830E01" w14:textId="77777777">
        <w:trPr>
          <w:tblHeader/>
        </w:trPr>
        <w:tc>
          <w:tcPr>
            <w:tcW w:w="400" w:type="dxa"/>
            <w:shd w:val="clear" w:color="auto" w:fill="1F4E5F"/>
            <w:tcMar>
              <w:top w:w="80" w:type="dxa"/>
              <w:left w:w="100" w:type="dxa"/>
              <w:bottom w:w="80" w:type="dxa"/>
              <w:right w:w="100" w:type="dxa"/>
            </w:tcMar>
            <w:vAlign w:val="center"/>
          </w:tcPr>
          <w:p w14:paraId="6F32BFFF" w14:textId="77777777" w:rsidR="00B02477" w:rsidRPr="00870BA1" w:rsidRDefault="00000000" w:rsidP="00541602">
            <w:r w:rsidRPr="00870BA1">
              <w:rPr>
                <w:rPrChange w:id="1734" w:author="Anzalna Saeed" w:date="2026-09-21T23:18:00Z" w16du:dateUtc="2026-09-21T18:18:00Z">
                  <w:rPr>
                    <w:rFonts w:cs="Times New Roman"/>
                    <w:b/>
                    <w:bCs/>
                    <w:color w:val="FFFFFF"/>
                    <w:sz w:val="19"/>
                    <w:szCs w:val="19"/>
                  </w:rPr>
                </w:rPrChange>
              </w:rPr>
              <w:t>#</w:t>
            </w:r>
          </w:p>
        </w:tc>
        <w:tc>
          <w:tcPr>
            <w:tcW w:w="2000" w:type="dxa"/>
            <w:shd w:val="clear" w:color="auto" w:fill="1F4E5F"/>
            <w:tcMar>
              <w:top w:w="80" w:type="dxa"/>
              <w:left w:w="100" w:type="dxa"/>
              <w:bottom w:w="80" w:type="dxa"/>
              <w:right w:w="100" w:type="dxa"/>
            </w:tcMar>
            <w:vAlign w:val="center"/>
          </w:tcPr>
          <w:p w14:paraId="08FC9CFD" w14:textId="77777777" w:rsidR="00B02477" w:rsidRPr="00870BA1" w:rsidRDefault="00000000" w:rsidP="00541602">
            <w:r w:rsidRPr="00870BA1">
              <w:rPr>
                <w:rPrChange w:id="1735" w:author="Anzalna Saeed" w:date="2026-09-21T23:18:00Z" w16du:dateUtc="2026-09-21T18:18:00Z">
                  <w:rPr>
                    <w:rFonts w:cs="Times New Roman"/>
                    <w:b/>
                    <w:bCs/>
                    <w:color w:val="FFFFFF"/>
                    <w:sz w:val="19"/>
                    <w:szCs w:val="19"/>
                  </w:rPr>
                </w:rPrChange>
              </w:rPr>
              <w:t>Input</w:t>
            </w:r>
          </w:p>
        </w:tc>
        <w:tc>
          <w:tcPr>
            <w:tcW w:w="2400" w:type="dxa"/>
            <w:shd w:val="clear" w:color="auto" w:fill="1F4E5F"/>
            <w:tcMar>
              <w:top w:w="80" w:type="dxa"/>
              <w:left w:w="100" w:type="dxa"/>
              <w:bottom w:w="80" w:type="dxa"/>
              <w:right w:w="100" w:type="dxa"/>
            </w:tcMar>
            <w:vAlign w:val="center"/>
          </w:tcPr>
          <w:p w14:paraId="5E1F596B" w14:textId="77777777" w:rsidR="00B02477" w:rsidRPr="00870BA1" w:rsidRDefault="00000000" w:rsidP="00541602">
            <w:r w:rsidRPr="00870BA1">
              <w:rPr>
                <w:rPrChange w:id="1736" w:author="Anzalna Saeed" w:date="2026-09-21T23:18:00Z" w16du:dateUtc="2026-09-21T18:18:00Z">
                  <w:rPr>
                    <w:rFonts w:cs="Times New Roman"/>
                    <w:b/>
                    <w:bCs/>
                    <w:color w:val="FFFFFF"/>
                    <w:sz w:val="19"/>
                    <w:szCs w:val="19"/>
                  </w:rPr>
                </w:rPrChange>
              </w:rPr>
              <w:t>Baseline Output (Incorrect)</w:t>
            </w:r>
          </w:p>
        </w:tc>
        <w:tc>
          <w:tcPr>
            <w:tcW w:w="2100" w:type="dxa"/>
            <w:shd w:val="clear" w:color="auto" w:fill="1F4E5F"/>
            <w:tcMar>
              <w:top w:w="80" w:type="dxa"/>
              <w:left w:w="100" w:type="dxa"/>
              <w:bottom w:w="80" w:type="dxa"/>
              <w:right w:w="100" w:type="dxa"/>
            </w:tcMar>
            <w:vAlign w:val="center"/>
          </w:tcPr>
          <w:p w14:paraId="73B650F5" w14:textId="77777777" w:rsidR="00B02477" w:rsidRPr="00870BA1" w:rsidRDefault="00000000" w:rsidP="00541602">
            <w:r w:rsidRPr="00870BA1">
              <w:rPr>
                <w:rPrChange w:id="1737" w:author="Anzalna Saeed" w:date="2026-09-21T23:18:00Z" w16du:dateUtc="2026-09-21T18:18:00Z">
                  <w:rPr>
                    <w:rFonts w:cs="Times New Roman"/>
                    <w:b/>
                    <w:bCs/>
                    <w:color w:val="FFFFFF"/>
                    <w:sz w:val="19"/>
                    <w:szCs w:val="19"/>
                  </w:rPr>
                </w:rPrChange>
              </w:rPr>
              <w:t>Failure Type</w:t>
            </w:r>
          </w:p>
        </w:tc>
        <w:tc>
          <w:tcPr>
            <w:tcW w:w="2460" w:type="dxa"/>
            <w:shd w:val="clear" w:color="auto" w:fill="1F4E5F"/>
            <w:tcMar>
              <w:top w:w="80" w:type="dxa"/>
              <w:left w:w="100" w:type="dxa"/>
              <w:bottom w:w="80" w:type="dxa"/>
              <w:right w:w="100" w:type="dxa"/>
            </w:tcMar>
            <w:vAlign w:val="center"/>
          </w:tcPr>
          <w:p w14:paraId="344CC735" w14:textId="77777777" w:rsidR="00B02477" w:rsidRPr="00870BA1" w:rsidRDefault="00000000" w:rsidP="00541602">
            <w:r w:rsidRPr="00870BA1">
              <w:rPr>
                <w:rPrChange w:id="1738" w:author="Anzalna Saeed" w:date="2026-09-21T23:18:00Z" w16du:dateUtc="2026-09-21T18:18:00Z">
                  <w:rPr>
                    <w:rFonts w:cs="Times New Roman"/>
                    <w:b/>
                    <w:bCs/>
                    <w:color w:val="FFFFFF"/>
                    <w:sz w:val="19"/>
                    <w:szCs w:val="19"/>
                  </w:rPr>
                </w:rPrChange>
              </w:rPr>
              <w:t>Correct / Expected Output</w:t>
            </w:r>
          </w:p>
        </w:tc>
      </w:tr>
      <w:tr w:rsidR="00B02477" w:rsidRPr="00870BA1" w14:paraId="4F2CF8D2" w14:textId="77777777">
        <w:tc>
          <w:tcPr>
            <w:tcW w:w="400" w:type="dxa"/>
            <w:tcMar>
              <w:top w:w="80" w:type="dxa"/>
              <w:left w:w="100" w:type="dxa"/>
              <w:bottom w:w="80" w:type="dxa"/>
              <w:right w:w="100" w:type="dxa"/>
            </w:tcMar>
            <w:vAlign w:val="center"/>
          </w:tcPr>
          <w:p w14:paraId="3EBCF65C" w14:textId="77777777" w:rsidR="00B02477" w:rsidRPr="00870BA1" w:rsidRDefault="00000000" w:rsidP="00541602">
            <w:r w:rsidRPr="00870BA1">
              <w:rPr>
                <w:rPrChange w:id="1739" w:author="Anzalna Saeed" w:date="2026-09-21T23:18:00Z" w16du:dateUtc="2026-09-21T18:18:00Z">
                  <w:rPr>
                    <w:rFonts w:cs="Times New Roman"/>
                    <w:color w:val="000000"/>
                    <w:sz w:val="19"/>
                    <w:szCs w:val="19"/>
                  </w:rPr>
                </w:rPrChange>
              </w:rPr>
              <w:t>1</w:t>
            </w:r>
          </w:p>
        </w:tc>
        <w:tc>
          <w:tcPr>
            <w:tcW w:w="2000" w:type="dxa"/>
            <w:tcMar>
              <w:top w:w="80" w:type="dxa"/>
              <w:left w:w="100" w:type="dxa"/>
              <w:bottom w:w="80" w:type="dxa"/>
              <w:right w:w="100" w:type="dxa"/>
            </w:tcMar>
            <w:vAlign w:val="center"/>
          </w:tcPr>
          <w:p w14:paraId="7243F186" w14:textId="77777777" w:rsidR="00B02477" w:rsidRPr="00870BA1" w:rsidRDefault="00000000" w:rsidP="00541602">
            <w:r w:rsidRPr="00870BA1">
              <w:rPr>
                <w:rPrChange w:id="1740" w:author="Anzalna Saeed" w:date="2026-09-21T23:18:00Z" w16du:dateUtc="2026-09-21T18:18:00Z">
                  <w:rPr>
                    <w:rFonts w:cs="Times New Roman"/>
                    <w:color w:val="000000"/>
                    <w:sz w:val="19"/>
                    <w:szCs w:val="19"/>
                  </w:rPr>
                </w:rPrChange>
              </w:rPr>
              <w:t>“</w:t>
            </w:r>
            <w:proofErr w:type="spellStart"/>
            <w:proofErr w:type="gramStart"/>
            <w:r w:rsidRPr="00870BA1">
              <w:rPr>
                <w:rPrChange w:id="1741" w:author="Anzalna Saeed" w:date="2026-09-21T23:18:00Z" w16du:dateUtc="2026-09-21T18:18:00Z">
                  <w:rPr>
                    <w:rFonts w:cs="Times New Roman"/>
                    <w:color w:val="000000"/>
                    <w:sz w:val="19"/>
                    <w:szCs w:val="19"/>
                  </w:rPr>
                </w:rPrChange>
              </w:rPr>
              <w:t>mjy</w:t>
            </w:r>
            <w:proofErr w:type="spellEnd"/>
            <w:proofErr w:type="gramEnd"/>
            <w:r w:rsidRPr="00870BA1">
              <w:rPr>
                <w:rPrChange w:id="1742" w:author="Anzalna Saeed" w:date="2026-09-21T23:18:00Z" w16du:dateUtc="2026-09-21T18:18:00Z">
                  <w:rPr>
                    <w:rFonts w:cs="Times New Roman"/>
                    <w:color w:val="000000"/>
                    <w:sz w:val="19"/>
                    <w:szCs w:val="19"/>
                  </w:rPr>
                </w:rPrChange>
              </w:rPr>
              <w:t xml:space="preserve"> is ka reply chahiye asap pls”</w:t>
            </w:r>
          </w:p>
        </w:tc>
        <w:tc>
          <w:tcPr>
            <w:tcW w:w="2400" w:type="dxa"/>
            <w:tcMar>
              <w:top w:w="80" w:type="dxa"/>
              <w:left w:w="100" w:type="dxa"/>
              <w:bottom w:w="80" w:type="dxa"/>
              <w:right w:w="100" w:type="dxa"/>
            </w:tcMar>
            <w:vAlign w:val="center"/>
          </w:tcPr>
          <w:p w14:paraId="160DB56C" w14:textId="77777777" w:rsidR="000D500D" w:rsidRPr="000D500D" w:rsidRDefault="000D500D" w:rsidP="000D500D">
            <w:pPr>
              <w:rPr>
                <w:ins w:id="1743" w:author="Anzalna Saeed" w:date="2026-09-27T22:01:00Z"/>
              </w:rPr>
            </w:pPr>
            <w:ins w:id="1744" w:author="Anzalna Saeed" w:date="2026-09-27T22:01:00Z">
              <w:r w:rsidRPr="000D500D">
                <w:rPr>
                  <w:lang w:val="en"/>
                </w:rPr>
                <w:t>Sanjay, I need a reply to this ASAP.</w:t>
              </w:r>
            </w:ins>
          </w:p>
          <w:p w14:paraId="33959FA3" w14:textId="6310C977" w:rsidR="00B02477" w:rsidRPr="00870BA1" w:rsidRDefault="00000000" w:rsidP="00541602">
            <w:del w:id="1745" w:author="Anzalna Saeed" w:date="2026-09-27T22:01:00Z" w16du:dateUtc="2026-09-27T17:01:00Z">
              <w:r w:rsidRPr="00870BA1" w:rsidDel="000D500D">
                <w:rPr>
                  <w:rPrChange w:id="1746" w:author="Anzalna Saeed" w:date="2026-09-21T23:18:00Z" w16du:dateUtc="2026-09-21T18:18:00Z">
                    <w:rPr>
                      <w:rFonts w:cs="Times New Roman"/>
                      <w:color w:val="000000"/>
                      <w:sz w:val="19"/>
                      <w:szCs w:val="19"/>
                    </w:rPr>
                  </w:rPrChange>
                </w:rPr>
                <w:delText>Leaves “mjy”, “asap” untranslated or mistranslates “mjy” as an unrelated word.</w:delText>
              </w:r>
            </w:del>
          </w:p>
        </w:tc>
        <w:tc>
          <w:tcPr>
            <w:tcW w:w="2100" w:type="dxa"/>
            <w:tcMar>
              <w:top w:w="80" w:type="dxa"/>
              <w:left w:w="100" w:type="dxa"/>
              <w:bottom w:w="80" w:type="dxa"/>
              <w:right w:w="100" w:type="dxa"/>
            </w:tcMar>
            <w:vAlign w:val="center"/>
          </w:tcPr>
          <w:p w14:paraId="0E19F0BB" w14:textId="644523FA" w:rsidR="00B02477" w:rsidRPr="00870BA1" w:rsidRDefault="00000000" w:rsidP="00541602">
            <w:del w:id="1747" w:author="Anzalna Saeed" w:date="2026-09-27T22:02:00Z" w16du:dateUtc="2026-09-27T17:02:00Z">
              <w:r w:rsidRPr="00870BA1" w:rsidDel="000D500D">
                <w:rPr>
                  <w:rPrChange w:id="1748" w:author="Anzalna Saeed" w:date="2026-09-21T23:18:00Z" w16du:dateUtc="2026-09-21T18:18:00Z">
                    <w:rPr>
                      <w:rFonts w:cs="Times New Roman"/>
                      <w:color w:val="000000"/>
                      <w:sz w:val="19"/>
                      <w:szCs w:val="19"/>
                    </w:rPr>
                  </w:rPrChange>
                </w:rPr>
                <w:delText>Roman Urdu short-form not recognized</w:delText>
              </w:r>
            </w:del>
            <w:ins w:id="1749" w:author="Anzalna Saeed" w:date="2026-09-27T22:02:00Z" w16du:dateUtc="2026-09-27T17:02:00Z">
              <w:r w:rsidR="000D500D">
                <w:t>Convert “</w:t>
              </w:r>
              <w:proofErr w:type="spellStart"/>
              <w:r w:rsidR="000D500D">
                <w:t>mjy</w:t>
              </w:r>
              <w:proofErr w:type="spellEnd"/>
              <w:r w:rsidR="000D500D">
                <w:t>” into “Sanjay” out of nowhere</w:t>
              </w:r>
            </w:ins>
          </w:p>
        </w:tc>
        <w:tc>
          <w:tcPr>
            <w:tcW w:w="2460" w:type="dxa"/>
            <w:tcMar>
              <w:top w:w="80" w:type="dxa"/>
              <w:left w:w="100" w:type="dxa"/>
              <w:bottom w:w="80" w:type="dxa"/>
              <w:right w:w="100" w:type="dxa"/>
            </w:tcMar>
            <w:vAlign w:val="center"/>
          </w:tcPr>
          <w:p w14:paraId="1434F879" w14:textId="77777777" w:rsidR="00B02477" w:rsidRPr="00870BA1" w:rsidRDefault="00000000" w:rsidP="00541602">
            <w:r w:rsidRPr="00870BA1">
              <w:rPr>
                <w:rPrChange w:id="1750" w:author="Anzalna Saeed" w:date="2026-09-21T23:18:00Z" w16du:dateUtc="2026-09-21T18:18:00Z">
                  <w:rPr>
                    <w:rFonts w:cs="Times New Roman"/>
                    <w:color w:val="000000"/>
                    <w:sz w:val="19"/>
                    <w:szCs w:val="19"/>
                  </w:rPr>
                </w:rPrChange>
              </w:rPr>
              <w:t>“I need a reply to this as soon as possible, please.”</w:t>
            </w:r>
          </w:p>
        </w:tc>
      </w:tr>
      <w:tr w:rsidR="00B02477" w:rsidRPr="00870BA1" w14:paraId="4B1D7F90" w14:textId="77777777">
        <w:tc>
          <w:tcPr>
            <w:tcW w:w="400" w:type="dxa"/>
            <w:shd w:val="clear" w:color="auto" w:fill="F5F9FA"/>
            <w:tcMar>
              <w:top w:w="80" w:type="dxa"/>
              <w:left w:w="100" w:type="dxa"/>
              <w:bottom w:w="80" w:type="dxa"/>
              <w:right w:w="100" w:type="dxa"/>
            </w:tcMar>
            <w:vAlign w:val="center"/>
          </w:tcPr>
          <w:p w14:paraId="0B527958" w14:textId="77777777" w:rsidR="00B02477" w:rsidRPr="00870BA1" w:rsidRDefault="00000000" w:rsidP="00541602">
            <w:r w:rsidRPr="00870BA1">
              <w:rPr>
                <w:rPrChange w:id="1751" w:author="Anzalna Saeed" w:date="2026-09-21T23:18:00Z" w16du:dateUtc="2026-09-21T18:18:00Z">
                  <w:rPr>
                    <w:rFonts w:cs="Times New Roman"/>
                    <w:color w:val="000000"/>
                    <w:sz w:val="19"/>
                    <w:szCs w:val="19"/>
                  </w:rPr>
                </w:rPrChange>
              </w:rPr>
              <w:t>2</w:t>
            </w:r>
          </w:p>
        </w:tc>
        <w:tc>
          <w:tcPr>
            <w:tcW w:w="2000" w:type="dxa"/>
            <w:shd w:val="clear" w:color="auto" w:fill="F5F9FA"/>
            <w:tcMar>
              <w:top w:w="80" w:type="dxa"/>
              <w:left w:w="100" w:type="dxa"/>
              <w:bottom w:w="80" w:type="dxa"/>
              <w:right w:w="100" w:type="dxa"/>
            </w:tcMar>
            <w:vAlign w:val="center"/>
          </w:tcPr>
          <w:p w14:paraId="7605CB67" w14:textId="77777777" w:rsidR="00B02477" w:rsidRPr="00870BA1" w:rsidRDefault="00000000" w:rsidP="00541602">
            <w:r w:rsidRPr="00870BA1">
              <w:rPr>
                <w:rPrChange w:id="1752" w:author="Anzalna Saeed" w:date="2026-09-21T23:18:00Z" w16du:dateUtc="2026-09-21T18:18:00Z">
                  <w:rPr>
                    <w:rFonts w:cs="Times New Roman"/>
                    <w:color w:val="000000"/>
                    <w:sz w:val="19"/>
                    <w:szCs w:val="19"/>
                  </w:rPr>
                </w:rPrChange>
              </w:rPr>
              <w:t>“</w:t>
            </w:r>
            <w:proofErr w:type="spellStart"/>
            <w:r w:rsidRPr="00870BA1">
              <w:rPr>
                <w:rFonts w:hint="cs"/>
                <w:rPrChange w:id="1753" w:author="Anzalna Saeed" w:date="2026-09-21T23:18:00Z" w16du:dateUtc="2026-09-21T18:18:00Z">
                  <w:rPr>
                    <w:rFonts w:cs="Times New Roman" w:hint="cs"/>
                    <w:color w:val="000000"/>
                    <w:sz w:val="19"/>
                    <w:szCs w:val="19"/>
                  </w:rPr>
                </w:rPrChange>
              </w:rPr>
              <w:t>ی</w:t>
            </w:r>
            <w:r w:rsidRPr="00870BA1">
              <w:rPr>
                <w:rFonts w:hint="eastAsia"/>
                <w:rPrChange w:id="1754" w:author="Anzalna Saeed" w:date="2026-09-21T23:18:00Z" w16du:dateUtc="2026-09-21T18:18:00Z">
                  <w:rPr>
                    <w:rFonts w:cs="Times New Roman" w:hint="eastAsia"/>
                    <w:color w:val="000000"/>
                    <w:sz w:val="19"/>
                    <w:szCs w:val="19"/>
                  </w:rPr>
                </w:rPrChange>
              </w:rPr>
              <w:t>ہ</w:t>
            </w:r>
            <w:proofErr w:type="spellEnd"/>
            <w:r w:rsidRPr="00870BA1">
              <w:rPr>
                <w:rPrChange w:id="1755" w:author="Anzalna Saeed" w:date="2026-09-21T23:18:00Z" w16du:dateUtc="2026-09-21T18:18:00Z">
                  <w:rPr>
                    <w:rFonts w:cs="Times New Roman"/>
                    <w:color w:val="000000"/>
                    <w:sz w:val="19"/>
                    <w:szCs w:val="19"/>
                  </w:rPr>
                </w:rPrChange>
              </w:rPr>
              <w:t xml:space="preserve"> bug production </w:t>
            </w:r>
            <w:proofErr w:type="spellStart"/>
            <w:r w:rsidRPr="00870BA1">
              <w:rPr>
                <w:rPrChange w:id="1756" w:author="Anzalna Saeed" w:date="2026-09-21T23:18:00Z" w16du:dateUtc="2026-09-21T18:18:00Z">
                  <w:rPr>
                    <w:rFonts w:cs="Times New Roman"/>
                    <w:color w:val="000000"/>
                    <w:sz w:val="19"/>
                    <w:szCs w:val="19"/>
                  </w:rPr>
                </w:rPrChange>
              </w:rPr>
              <w:t>م</w:t>
            </w:r>
            <w:r w:rsidRPr="00870BA1">
              <w:rPr>
                <w:rFonts w:hint="cs"/>
                <w:rPrChange w:id="1757" w:author="Anzalna Saeed" w:date="2026-09-21T23:18:00Z" w16du:dateUtc="2026-09-21T18:18:00Z">
                  <w:rPr>
                    <w:rFonts w:cs="Times New Roman" w:hint="cs"/>
                    <w:color w:val="000000"/>
                    <w:sz w:val="19"/>
                    <w:szCs w:val="19"/>
                  </w:rPr>
                </w:rPrChange>
              </w:rPr>
              <w:t>ی</w:t>
            </w:r>
            <w:r w:rsidRPr="00870BA1">
              <w:rPr>
                <w:rFonts w:hint="eastAsia"/>
                <w:rPrChange w:id="1758" w:author="Anzalna Saeed" w:date="2026-09-21T23:18:00Z" w16du:dateUtc="2026-09-21T18:18:00Z">
                  <w:rPr>
                    <w:rFonts w:cs="Times New Roman" w:hint="eastAsia"/>
                    <w:color w:val="000000"/>
                    <w:sz w:val="19"/>
                    <w:szCs w:val="19"/>
                  </w:rPr>
                </w:rPrChange>
              </w:rPr>
              <w:t>ں</w:t>
            </w:r>
            <w:proofErr w:type="spellEnd"/>
            <w:r w:rsidRPr="00870BA1">
              <w:rPr>
                <w:rPrChange w:id="1759" w:author="Anzalna Saeed" w:date="2026-09-21T23:18:00Z" w16du:dateUtc="2026-09-21T18:18:00Z">
                  <w:rPr>
                    <w:rFonts w:cs="Times New Roman"/>
                    <w:color w:val="000000"/>
                    <w:sz w:val="19"/>
                    <w:szCs w:val="19"/>
                  </w:rPr>
                </w:rPrChange>
              </w:rPr>
              <w:t xml:space="preserve"> ہے”</w:t>
            </w:r>
          </w:p>
        </w:tc>
        <w:tc>
          <w:tcPr>
            <w:tcW w:w="2400" w:type="dxa"/>
            <w:shd w:val="clear" w:color="auto" w:fill="F5F9FA"/>
            <w:tcMar>
              <w:top w:w="80" w:type="dxa"/>
              <w:left w:w="100" w:type="dxa"/>
              <w:bottom w:w="80" w:type="dxa"/>
              <w:right w:w="100" w:type="dxa"/>
            </w:tcMar>
            <w:vAlign w:val="center"/>
          </w:tcPr>
          <w:p w14:paraId="57593596" w14:textId="77777777" w:rsidR="00B02477" w:rsidRPr="00870BA1" w:rsidRDefault="00000000" w:rsidP="00541602">
            <w:r w:rsidRPr="00870BA1">
              <w:rPr>
                <w:rPrChange w:id="1760" w:author="Anzalna Saeed" w:date="2026-09-21T23:18:00Z" w16du:dateUtc="2026-09-21T18:18:00Z">
                  <w:rPr>
                    <w:rFonts w:cs="Times New Roman"/>
                    <w:color w:val="000000"/>
                    <w:sz w:val="19"/>
                    <w:szCs w:val="19"/>
                  </w:rPr>
                </w:rPrChange>
              </w:rPr>
              <w:t>“This insect is in the crop/yield.”</w:t>
            </w:r>
          </w:p>
        </w:tc>
        <w:tc>
          <w:tcPr>
            <w:tcW w:w="2100" w:type="dxa"/>
            <w:shd w:val="clear" w:color="auto" w:fill="F5F9FA"/>
            <w:tcMar>
              <w:top w:w="80" w:type="dxa"/>
              <w:left w:w="100" w:type="dxa"/>
              <w:bottom w:w="80" w:type="dxa"/>
              <w:right w:w="100" w:type="dxa"/>
            </w:tcMar>
            <w:vAlign w:val="center"/>
          </w:tcPr>
          <w:p w14:paraId="1469AF69" w14:textId="77777777" w:rsidR="00B02477" w:rsidRPr="00870BA1" w:rsidRDefault="00000000" w:rsidP="00541602">
            <w:r w:rsidRPr="00870BA1">
              <w:rPr>
                <w:rPrChange w:id="1761" w:author="Anzalna Saeed" w:date="2026-09-21T23:18:00Z" w16du:dateUtc="2026-09-21T18:18:00Z">
                  <w:rPr>
                    <w:rFonts w:cs="Times New Roman"/>
                    <w:color w:val="000000"/>
                    <w:sz w:val="19"/>
                    <w:szCs w:val="19"/>
                  </w:rPr>
                </w:rPrChange>
              </w:rPr>
              <w:t>Jargon translated literally (word-sense error)</w:t>
            </w:r>
          </w:p>
        </w:tc>
        <w:tc>
          <w:tcPr>
            <w:tcW w:w="2460" w:type="dxa"/>
            <w:shd w:val="clear" w:color="auto" w:fill="F5F9FA"/>
            <w:tcMar>
              <w:top w:w="80" w:type="dxa"/>
              <w:left w:w="100" w:type="dxa"/>
              <w:bottom w:w="80" w:type="dxa"/>
              <w:right w:w="100" w:type="dxa"/>
            </w:tcMar>
            <w:vAlign w:val="center"/>
          </w:tcPr>
          <w:p w14:paraId="357B028C" w14:textId="77777777" w:rsidR="00B02477" w:rsidRPr="00870BA1" w:rsidRDefault="00000000" w:rsidP="00541602">
            <w:r w:rsidRPr="00870BA1">
              <w:rPr>
                <w:rPrChange w:id="1762" w:author="Anzalna Saeed" w:date="2026-09-21T23:18:00Z" w16du:dateUtc="2026-09-21T18:18:00Z">
                  <w:rPr>
                    <w:rFonts w:cs="Times New Roman"/>
                    <w:color w:val="000000"/>
                    <w:sz w:val="19"/>
                    <w:szCs w:val="19"/>
                  </w:rPr>
                </w:rPrChange>
              </w:rPr>
              <w:t>“This bug is in production.”</w:t>
            </w:r>
          </w:p>
        </w:tc>
      </w:tr>
      <w:tr w:rsidR="00B02477" w:rsidRPr="00870BA1" w14:paraId="2E46C887" w14:textId="77777777">
        <w:tc>
          <w:tcPr>
            <w:tcW w:w="400" w:type="dxa"/>
            <w:tcMar>
              <w:top w:w="80" w:type="dxa"/>
              <w:left w:w="100" w:type="dxa"/>
              <w:bottom w:w="80" w:type="dxa"/>
              <w:right w:w="100" w:type="dxa"/>
            </w:tcMar>
            <w:vAlign w:val="center"/>
          </w:tcPr>
          <w:p w14:paraId="45B394D3" w14:textId="77777777" w:rsidR="00B02477" w:rsidRPr="00870BA1" w:rsidRDefault="00000000" w:rsidP="00541602">
            <w:r w:rsidRPr="00870BA1">
              <w:rPr>
                <w:rPrChange w:id="1763" w:author="Anzalna Saeed" w:date="2026-09-21T23:18:00Z" w16du:dateUtc="2026-09-21T18:18:00Z">
                  <w:rPr>
                    <w:rFonts w:cs="Times New Roman"/>
                    <w:color w:val="000000"/>
                    <w:sz w:val="19"/>
                    <w:szCs w:val="19"/>
                  </w:rPr>
                </w:rPrChange>
              </w:rPr>
              <w:t>3</w:t>
            </w:r>
          </w:p>
        </w:tc>
        <w:tc>
          <w:tcPr>
            <w:tcW w:w="2000" w:type="dxa"/>
            <w:tcMar>
              <w:top w:w="80" w:type="dxa"/>
              <w:left w:w="100" w:type="dxa"/>
              <w:bottom w:w="80" w:type="dxa"/>
              <w:right w:w="100" w:type="dxa"/>
            </w:tcMar>
            <w:vAlign w:val="center"/>
          </w:tcPr>
          <w:p w14:paraId="15613081" w14:textId="77777777" w:rsidR="00B02477" w:rsidRPr="00870BA1" w:rsidRDefault="00000000" w:rsidP="00541602">
            <w:r w:rsidRPr="00870BA1">
              <w:rPr>
                <w:rPrChange w:id="1764" w:author="Anzalna Saeed" w:date="2026-09-21T23:18:00Z" w16du:dateUtc="2026-09-21T18:18:00Z">
                  <w:rPr>
                    <w:rFonts w:cs="Times New Roman"/>
                    <w:color w:val="000000"/>
                    <w:sz w:val="19"/>
                    <w:szCs w:val="19"/>
                  </w:rPr>
                </w:rPrChange>
              </w:rPr>
              <w:t>“Let’s push this to prod.”</w:t>
            </w:r>
          </w:p>
        </w:tc>
        <w:tc>
          <w:tcPr>
            <w:tcW w:w="2400" w:type="dxa"/>
            <w:tcMar>
              <w:top w:w="80" w:type="dxa"/>
              <w:left w:w="100" w:type="dxa"/>
              <w:bottom w:w="80" w:type="dxa"/>
              <w:right w:w="100" w:type="dxa"/>
            </w:tcMar>
            <w:vAlign w:val="center"/>
          </w:tcPr>
          <w:p w14:paraId="4AE6CC45" w14:textId="77777777" w:rsidR="000D500D" w:rsidRPr="000D500D" w:rsidRDefault="000D500D" w:rsidP="000D500D">
            <w:pPr>
              <w:rPr>
                <w:ins w:id="1765" w:author="Anzalna Saeed" w:date="2026-09-27T22:04:00Z"/>
              </w:rPr>
            </w:pPr>
            <w:ins w:id="1766" w:author="Anzalna Saeed" w:date="2026-09-27T22:04:00Z">
              <w:r w:rsidRPr="000D500D">
                <w:rPr>
                  <w:rtl/>
                  <w:lang w:bidi="ur-PK"/>
                </w:rPr>
                <w:t>آئیے اسے پروڈکشن (</w:t>
              </w:r>
              <w:r w:rsidRPr="000D500D">
                <w:t>prod</w:t>
              </w:r>
              <w:r w:rsidRPr="000D500D">
                <w:rPr>
                  <w:rtl/>
                  <w:lang w:bidi="ur-PK"/>
                </w:rPr>
                <w:t>) پر منتقل کریں۔</w:t>
              </w:r>
            </w:ins>
          </w:p>
          <w:p w14:paraId="4C8E9423" w14:textId="4AA8DB03" w:rsidR="00B02477" w:rsidRPr="00870BA1" w:rsidRDefault="00000000" w:rsidP="00541602">
            <w:del w:id="1767" w:author="Anzalna Saeed" w:date="2026-09-27T22:04:00Z" w16du:dateUtc="2026-09-27T17:04:00Z">
              <w:r w:rsidRPr="00870BA1" w:rsidDel="000D500D">
                <w:rPr>
                  <w:rPrChange w:id="1768" w:author="Anzalna Saeed" w:date="2026-09-21T23:18:00Z" w16du:dateUtc="2026-09-21T18:18:00Z">
                    <w:rPr>
                      <w:rFonts w:cs="Times New Roman"/>
                      <w:color w:val="000000"/>
                      <w:sz w:val="19"/>
                      <w:szCs w:val="19"/>
                    </w:rPr>
                  </w:rPrChange>
                </w:rPr>
                <w:delText>اسے اگے دھک</w:delText>
              </w:r>
              <w:r w:rsidRPr="00870BA1" w:rsidDel="000D500D">
                <w:rPr>
                  <w:rFonts w:hint="cs"/>
                  <w:rPrChange w:id="1769" w:author="Anzalna Saeed" w:date="2026-09-21T23:18:00Z" w16du:dateUtc="2026-09-21T18:18:00Z">
                    <w:rPr>
                      <w:rFonts w:cs="Times New Roman" w:hint="cs"/>
                      <w:color w:val="000000"/>
                      <w:sz w:val="19"/>
                      <w:szCs w:val="19"/>
                    </w:rPr>
                  </w:rPrChange>
                </w:rPr>
                <w:delText>ی</w:delText>
              </w:r>
              <w:r w:rsidRPr="00870BA1" w:rsidDel="000D500D">
                <w:rPr>
                  <w:rFonts w:hint="eastAsia"/>
                  <w:rPrChange w:id="1770" w:author="Anzalna Saeed" w:date="2026-09-21T23:18:00Z" w16du:dateUtc="2026-09-21T18:18:00Z">
                    <w:rPr>
                      <w:rFonts w:cs="Times New Roman" w:hint="eastAsia"/>
                      <w:color w:val="000000"/>
                      <w:sz w:val="19"/>
                      <w:szCs w:val="19"/>
                    </w:rPr>
                  </w:rPrChange>
                </w:rPr>
                <w:delText>ل</w:delText>
              </w:r>
              <w:r w:rsidRPr="00870BA1" w:rsidDel="000D500D">
                <w:rPr>
                  <w:rPrChange w:id="1771" w:author="Anzalna Saeed" w:date="2026-09-21T23:18:00Z" w16du:dateUtc="2026-09-21T18:18:00Z">
                    <w:rPr>
                      <w:rFonts w:cs="Times New Roman"/>
                      <w:color w:val="000000"/>
                      <w:sz w:val="19"/>
                      <w:szCs w:val="19"/>
                    </w:rPr>
                  </w:rPrChange>
                </w:rPr>
                <w:delText xml:space="preserve"> د</w:delText>
              </w:r>
              <w:r w:rsidRPr="00870BA1" w:rsidDel="000D500D">
                <w:rPr>
                  <w:rFonts w:hint="cs"/>
                  <w:rPrChange w:id="1772" w:author="Anzalna Saeed" w:date="2026-09-21T23:18:00Z" w16du:dateUtc="2026-09-21T18:18:00Z">
                    <w:rPr>
                      <w:rFonts w:cs="Times New Roman" w:hint="cs"/>
                      <w:color w:val="000000"/>
                      <w:sz w:val="19"/>
                      <w:szCs w:val="19"/>
                    </w:rPr>
                  </w:rPrChange>
                </w:rPr>
                <w:delText>ی</w:delText>
              </w:r>
              <w:r w:rsidRPr="00870BA1" w:rsidDel="000D500D">
                <w:rPr>
                  <w:rFonts w:hint="eastAsia"/>
                  <w:rPrChange w:id="1773" w:author="Anzalna Saeed" w:date="2026-09-21T23:18:00Z" w16du:dateUtc="2026-09-21T18:18:00Z">
                    <w:rPr>
                      <w:rFonts w:cs="Times New Roman" w:hint="eastAsia"/>
                      <w:color w:val="000000"/>
                      <w:sz w:val="19"/>
                      <w:szCs w:val="19"/>
                    </w:rPr>
                  </w:rPrChange>
                </w:rPr>
                <w:delText>تے</w:delText>
              </w:r>
              <w:r w:rsidRPr="00870BA1" w:rsidDel="000D500D">
                <w:rPr>
                  <w:rPrChange w:id="1774" w:author="Anzalna Saeed" w:date="2026-09-21T23:18:00Z" w16du:dateUtc="2026-09-21T18:18:00Z">
                    <w:rPr>
                      <w:rFonts w:cs="Times New Roman"/>
                      <w:color w:val="000000"/>
                      <w:sz w:val="19"/>
                      <w:szCs w:val="19"/>
                    </w:rPr>
                  </w:rPrChange>
                </w:rPr>
                <w:delText xml:space="preserve"> </w:delText>
              </w:r>
            </w:del>
            <w:del w:id="1775" w:author="Anzalna Saeed" w:date="2026-09-27T22:03:00Z" w16du:dateUtc="2026-09-27T17:03:00Z">
              <w:r w:rsidRPr="00870BA1" w:rsidDel="000D500D">
                <w:rPr>
                  <w:rPrChange w:id="1776" w:author="Anzalna Saeed" w:date="2026-09-21T23:18:00Z" w16du:dateUtc="2026-09-21T18:18:00Z">
                    <w:rPr>
                      <w:rFonts w:cs="Times New Roman"/>
                      <w:color w:val="000000"/>
                      <w:sz w:val="19"/>
                      <w:szCs w:val="19"/>
                    </w:rPr>
                  </w:rPrChange>
                </w:rPr>
                <w:delText>ہ</w:delText>
              </w:r>
              <w:r w:rsidRPr="00870BA1" w:rsidDel="000D500D">
                <w:rPr>
                  <w:rFonts w:hint="cs"/>
                  <w:rPrChange w:id="1777" w:author="Anzalna Saeed" w:date="2026-09-21T23:18:00Z" w16du:dateUtc="2026-09-21T18:18:00Z">
                    <w:rPr>
                      <w:rFonts w:cs="Times New Roman" w:hint="cs"/>
                      <w:color w:val="000000"/>
                      <w:sz w:val="19"/>
                      <w:szCs w:val="19"/>
                    </w:rPr>
                  </w:rPrChange>
                </w:rPr>
                <w:delText>ی</w:delText>
              </w:r>
              <w:r w:rsidRPr="00870BA1" w:rsidDel="000D500D">
                <w:rPr>
                  <w:rFonts w:hint="eastAsia"/>
                  <w:rPrChange w:id="1778" w:author="Anzalna Saeed" w:date="2026-09-21T23:18:00Z" w16du:dateUtc="2026-09-21T18:18:00Z">
                    <w:rPr>
                      <w:rFonts w:cs="Times New Roman" w:hint="eastAsia"/>
                      <w:color w:val="000000"/>
                      <w:sz w:val="19"/>
                      <w:szCs w:val="19"/>
                    </w:rPr>
                  </w:rPrChange>
                </w:rPr>
                <w:delText>ں</w:delText>
              </w:r>
              <w:r w:rsidRPr="00870BA1" w:rsidDel="000D500D">
                <w:rPr>
                  <w:rPrChange w:id="1779" w:author="Anzalna Saeed" w:date="2026-09-21T23:18:00Z" w16du:dateUtc="2026-09-21T18:18:00Z">
                    <w:rPr>
                      <w:rFonts w:cs="Times New Roman"/>
                      <w:color w:val="000000"/>
                      <w:sz w:val="19"/>
                      <w:szCs w:val="19"/>
                    </w:rPr>
                  </w:rPrChange>
                </w:rPr>
                <w:delText xml:space="preserve"> (“Let’s shove this forward”)</w:delText>
              </w:r>
            </w:del>
          </w:p>
        </w:tc>
        <w:tc>
          <w:tcPr>
            <w:tcW w:w="2100" w:type="dxa"/>
            <w:tcMar>
              <w:top w:w="80" w:type="dxa"/>
              <w:left w:w="100" w:type="dxa"/>
              <w:bottom w:w="80" w:type="dxa"/>
              <w:right w:w="100" w:type="dxa"/>
            </w:tcMar>
            <w:vAlign w:val="center"/>
          </w:tcPr>
          <w:p w14:paraId="14D5E34D" w14:textId="77777777" w:rsidR="00B02477" w:rsidRPr="00870BA1" w:rsidRDefault="00000000" w:rsidP="00541602">
            <w:r w:rsidRPr="00870BA1">
              <w:rPr>
                <w:rPrChange w:id="1780" w:author="Anzalna Saeed" w:date="2026-09-21T23:18:00Z" w16du:dateUtc="2026-09-21T18:18:00Z">
                  <w:rPr>
                    <w:rFonts w:cs="Times New Roman"/>
                    <w:color w:val="000000"/>
                    <w:sz w:val="19"/>
                    <w:szCs w:val="19"/>
                  </w:rPr>
                </w:rPrChange>
              </w:rPr>
              <w:t>Technical verb translated in its literal, non-technical sense</w:t>
            </w:r>
          </w:p>
        </w:tc>
        <w:tc>
          <w:tcPr>
            <w:tcW w:w="2460" w:type="dxa"/>
            <w:tcMar>
              <w:top w:w="80" w:type="dxa"/>
              <w:left w:w="100" w:type="dxa"/>
              <w:bottom w:w="80" w:type="dxa"/>
              <w:right w:w="100" w:type="dxa"/>
            </w:tcMar>
            <w:vAlign w:val="center"/>
          </w:tcPr>
          <w:p w14:paraId="6C7DB99E" w14:textId="77777777" w:rsidR="00B02477" w:rsidRPr="00870BA1" w:rsidRDefault="00000000" w:rsidP="00541602">
            <w:proofErr w:type="spellStart"/>
            <w:r w:rsidRPr="00870BA1">
              <w:rPr>
                <w:rPrChange w:id="1781" w:author="Anzalna Saeed" w:date="2026-09-21T23:18:00Z" w16du:dateUtc="2026-09-21T18:18:00Z">
                  <w:rPr>
                    <w:rFonts w:cs="Times New Roman"/>
                    <w:color w:val="000000"/>
                    <w:sz w:val="19"/>
                    <w:szCs w:val="19"/>
                  </w:rPr>
                </w:rPrChange>
              </w:rPr>
              <w:t>اسے</w:t>
            </w:r>
            <w:proofErr w:type="spellEnd"/>
            <w:r w:rsidRPr="00870BA1">
              <w:rPr>
                <w:rPrChange w:id="1782" w:author="Anzalna Saeed" w:date="2026-09-21T23:18:00Z" w16du:dateUtc="2026-09-21T18:18:00Z">
                  <w:rPr>
                    <w:rFonts w:cs="Times New Roman"/>
                    <w:color w:val="000000"/>
                    <w:sz w:val="19"/>
                    <w:szCs w:val="19"/>
                  </w:rPr>
                </w:rPrChange>
              </w:rPr>
              <w:t xml:space="preserve"> production </w:t>
            </w:r>
            <w:proofErr w:type="spellStart"/>
            <w:r w:rsidRPr="00870BA1">
              <w:rPr>
                <w:rPrChange w:id="1783" w:author="Anzalna Saeed" w:date="2026-09-21T23:18:00Z" w16du:dateUtc="2026-09-21T18:18:00Z">
                  <w:rPr>
                    <w:rFonts w:cs="Times New Roman"/>
                    <w:color w:val="000000"/>
                    <w:sz w:val="19"/>
                    <w:szCs w:val="19"/>
                  </w:rPr>
                </w:rPrChange>
              </w:rPr>
              <w:t>پہ</w:t>
            </w:r>
            <w:proofErr w:type="spellEnd"/>
            <w:r w:rsidRPr="00870BA1">
              <w:rPr>
                <w:rPrChange w:id="1784" w:author="Anzalna Saeed" w:date="2026-09-21T23:18:00Z" w16du:dateUtc="2026-09-21T18:18:00Z">
                  <w:rPr>
                    <w:rFonts w:cs="Times New Roman"/>
                    <w:color w:val="000000"/>
                    <w:sz w:val="19"/>
                    <w:szCs w:val="19"/>
                  </w:rPr>
                </w:rPrChange>
              </w:rPr>
              <w:t xml:space="preserve"> push </w:t>
            </w:r>
            <w:proofErr w:type="spellStart"/>
            <w:r w:rsidRPr="00870BA1">
              <w:rPr>
                <w:rPrChange w:id="1785" w:author="Anzalna Saeed" w:date="2026-09-21T23:18:00Z" w16du:dateUtc="2026-09-21T18:18:00Z">
                  <w:rPr>
                    <w:rFonts w:cs="Times New Roman"/>
                    <w:color w:val="000000"/>
                    <w:sz w:val="19"/>
                    <w:szCs w:val="19"/>
                  </w:rPr>
                </w:rPrChange>
              </w:rPr>
              <w:t>کر</w:t>
            </w:r>
            <w:proofErr w:type="spellEnd"/>
            <w:r w:rsidRPr="00870BA1">
              <w:rPr>
                <w:rPrChange w:id="1786" w:author="Anzalna Saeed" w:date="2026-09-21T23:18:00Z" w16du:dateUtc="2026-09-21T18:18:00Z">
                  <w:rPr>
                    <w:rFonts w:cs="Times New Roman"/>
                    <w:color w:val="000000"/>
                    <w:sz w:val="19"/>
                    <w:szCs w:val="19"/>
                  </w:rPr>
                </w:rPrChange>
              </w:rPr>
              <w:t xml:space="preserve"> </w:t>
            </w:r>
            <w:proofErr w:type="spellStart"/>
            <w:r w:rsidRPr="00870BA1">
              <w:rPr>
                <w:rPrChange w:id="1787" w:author="Anzalna Saeed" w:date="2026-09-21T23:18:00Z" w16du:dateUtc="2026-09-21T18:18:00Z">
                  <w:rPr>
                    <w:rFonts w:cs="Times New Roman"/>
                    <w:color w:val="000000"/>
                    <w:sz w:val="19"/>
                    <w:szCs w:val="19"/>
                  </w:rPr>
                </w:rPrChange>
              </w:rPr>
              <w:t>د</w:t>
            </w:r>
            <w:r w:rsidRPr="00870BA1">
              <w:rPr>
                <w:rFonts w:hint="cs"/>
                <w:rPrChange w:id="1788" w:author="Anzalna Saeed" w:date="2026-09-21T23:18:00Z" w16du:dateUtc="2026-09-21T18:18:00Z">
                  <w:rPr>
                    <w:rFonts w:cs="Times New Roman" w:hint="cs"/>
                    <w:color w:val="000000"/>
                    <w:sz w:val="19"/>
                    <w:szCs w:val="19"/>
                  </w:rPr>
                </w:rPrChange>
              </w:rPr>
              <w:t>ی</w:t>
            </w:r>
            <w:r w:rsidRPr="00870BA1">
              <w:rPr>
                <w:rFonts w:hint="eastAsia"/>
                <w:rPrChange w:id="1789" w:author="Anzalna Saeed" w:date="2026-09-21T23:18:00Z" w16du:dateUtc="2026-09-21T18:18:00Z">
                  <w:rPr>
                    <w:rFonts w:cs="Times New Roman" w:hint="eastAsia"/>
                    <w:color w:val="000000"/>
                    <w:sz w:val="19"/>
                    <w:szCs w:val="19"/>
                  </w:rPr>
                </w:rPrChange>
              </w:rPr>
              <w:t>تے</w:t>
            </w:r>
            <w:proofErr w:type="spellEnd"/>
            <w:r w:rsidRPr="00870BA1">
              <w:rPr>
                <w:rPrChange w:id="1790" w:author="Anzalna Saeed" w:date="2026-09-21T23:18:00Z" w16du:dateUtc="2026-09-21T18:18:00Z">
                  <w:rPr>
                    <w:rFonts w:cs="Times New Roman"/>
                    <w:color w:val="000000"/>
                    <w:sz w:val="19"/>
                    <w:szCs w:val="19"/>
                  </w:rPr>
                </w:rPrChange>
              </w:rPr>
              <w:t xml:space="preserve"> ہ</w:t>
            </w:r>
            <w:r w:rsidRPr="00870BA1">
              <w:rPr>
                <w:rFonts w:hint="cs"/>
                <w:rPrChange w:id="1791" w:author="Anzalna Saeed" w:date="2026-09-21T23:18:00Z" w16du:dateUtc="2026-09-21T18:18:00Z">
                  <w:rPr>
                    <w:rFonts w:cs="Times New Roman" w:hint="cs"/>
                    <w:color w:val="000000"/>
                    <w:sz w:val="19"/>
                    <w:szCs w:val="19"/>
                  </w:rPr>
                </w:rPrChange>
              </w:rPr>
              <w:t>ی</w:t>
            </w:r>
            <w:r w:rsidRPr="00870BA1">
              <w:rPr>
                <w:rFonts w:hint="eastAsia"/>
                <w:rPrChange w:id="1792" w:author="Anzalna Saeed" w:date="2026-09-21T23:18:00Z" w16du:dateUtc="2026-09-21T18:18:00Z">
                  <w:rPr>
                    <w:rFonts w:cs="Times New Roman" w:hint="eastAsia"/>
                    <w:color w:val="000000"/>
                    <w:sz w:val="19"/>
                    <w:szCs w:val="19"/>
                  </w:rPr>
                </w:rPrChange>
              </w:rPr>
              <w:t>ں</w:t>
            </w:r>
            <w:r w:rsidRPr="00870BA1">
              <w:rPr>
                <w:rPrChange w:id="1793" w:author="Anzalna Saeed" w:date="2026-09-21T23:18:00Z" w16du:dateUtc="2026-09-21T18:18:00Z">
                  <w:rPr>
                    <w:rFonts w:cs="Times New Roman"/>
                    <w:color w:val="000000"/>
                    <w:sz w:val="19"/>
                    <w:szCs w:val="19"/>
                  </w:rPr>
                </w:rPrChange>
              </w:rPr>
              <w:t xml:space="preserve"> (dev term kept/transliterated)</w:t>
            </w:r>
          </w:p>
        </w:tc>
      </w:tr>
      <w:tr w:rsidR="00B02477" w:rsidRPr="00870BA1" w14:paraId="39A7F6EC" w14:textId="77777777">
        <w:tc>
          <w:tcPr>
            <w:tcW w:w="400" w:type="dxa"/>
            <w:shd w:val="clear" w:color="auto" w:fill="F5F9FA"/>
            <w:tcMar>
              <w:top w:w="80" w:type="dxa"/>
              <w:left w:w="100" w:type="dxa"/>
              <w:bottom w:w="80" w:type="dxa"/>
              <w:right w:w="100" w:type="dxa"/>
            </w:tcMar>
            <w:vAlign w:val="center"/>
          </w:tcPr>
          <w:p w14:paraId="6C87ACB2" w14:textId="77777777" w:rsidR="00B02477" w:rsidRPr="00870BA1" w:rsidRDefault="00000000" w:rsidP="00541602">
            <w:r w:rsidRPr="00870BA1">
              <w:rPr>
                <w:rPrChange w:id="1794" w:author="Anzalna Saeed" w:date="2026-09-21T23:18:00Z" w16du:dateUtc="2026-09-21T18:18:00Z">
                  <w:rPr>
                    <w:rFonts w:cs="Times New Roman"/>
                    <w:color w:val="000000"/>
                    <w:sz w:val="19"/>
                    <w:szCs w:val="19"/>
                  </w:rPr>
                </w:rPrChange>
              </w:rPr>
              <w:t>4</w:t>
            </w:r>
          </w:p>
        </w:tc>
        <w:tc>
          <w:tcPr>
            <w:tcW w:w="2000" w:type="dxa"/>
            <w:shd w:val="clear" w:color="auto" w:fill="F5F9FA"/>
            <w:tcMar>
              <w:top w:w="80" w:type="dxa"/>
              <w:left w:w="100" w:type="dxa"/>
              <w:bottom w:w="80" w:type="dxa"/>
              <w:right w:w="100" w:type="dxa"/>
            </w:tcMar>
            <w:vAlign w:val="center"/>
          </w:tcPr>
          <w:p w14:paraId="2BF917B6" w14:textId="77777777" w:rsidR="00B02477" w:rsidRPr="00870BA1" w:rsidRDefault="00000000" w:rsidP="00541602">
            <w:r w:rsidRPr="00870BA1">
              <w:rPr>
                <w:rPrChange w:id="1795" w:author="Anzalna Saeed" w:date="2026-09-21T23:18:00Z" w16du:dateUtc="2026-09-21T18:18:00Z">
                  <w:rPr>
                    <w:rFonts w:cs="Times New Roman"/>
                    <w:color w:val="000000"/>
                    <w:sz w:val="19"/>
                    <w:szCs w:val="19"/>
                  </w:rPr>
                </w:rPrChange>
              </w:rPr>
              <w:t>“</w:t>
            </w:r>
            <w:proofErr w:type="gramStart"/>
            <w:r w:rsidRPr="00870BA1">
              <w:rPr>
                <w:rPrChange w:id="1796" w:author="Anzalna Saeed" w:date="2026-09-21T23:18:00Z" w16du:dateUtc="2026-09-21T18:18:00Z">
                  <w:rPr>
                    <w:rFonts w:cs="Times New Roman"/>
                    <w:color w:val="000000"/>
                    <w:sz w:val="19"/>
                    <w:szCs w:val="19"/>
                  </w:rPr>
                </w:rPrChange>
              </w:rPr>
              <w:t>yar</w:t>
            </w:r>
            <w:proofErr w:type="gramEnd"/>
            <w:r w:rsidRPr="00870BA1">
              <w:rPr>
                <w:rPrChange w:id="1797" w:author="Anzalna Saeed" w:date="2026-09-21T23:18:00Z" w16du:dateUtc="2026-09-21T18:18:00Z">
                  <w:rPr>
                    <w:rFonts w:cs="Times New Roman"/>
                    <w:color w:val="000000"/>
                    <w:sz w:val="19"/>
                    <w:szCs w:val="19"/>
                  </w:rPr>
                </w:rPrChange>
              </w:rPr>
              <w:t xml:space="preserve"> system down </w:t>
            </w:r>
            <w:proofErr w:type="spellStart"/>
            <w:r w:rsidRPr="00870BA1">
              <w:rPr>
                <w:rPrChange w:id="1798" w:author="Anzalna Saeed" w:date="2026-09-21T23:18:00Z" w16du:dateUtc="2026-09-21T18:18:00Z">
                  <w:rPr>
                    <w:rFonts w:cs="Times New Roman"/>
                    <w:color w:val="000000"/>
                    <w:sz w:val="19"/>
                    <w:szCs w:val="19"/>
                  </w:rPr>
                </w:rPrChange>
              </w:rPr>
              <w:t>hai</w:t>
            </w:r>
            <w:proofErr w:type="spellEnd"/>
            <w:r w:rsidRPr="00870BA1">
              <w:rPr>
                <w:rPrChange w:id="1799" w:author="Anzalna Saeed" w:date="2026-09-21T23:18:00Z" w16du:dateUtc="2026-09-21T18:18:00Z">
                  <w:rPr>
                    <w:rFonts w:cs="Times New Roman"/>
                    <w:color w:val="000000"/>
                    <w:sz w:val="19"/>
                    <w:szCs w:val="19"/>
                  </w:rPr>
                </w:rPrChange>
              </w:rPr>
              <w:t xml:space="preserve"> kia?”</w:t>
            </w:r>
          </w:p>
        </w:tc>
        <w:tc>
          <w:tcPr>
            <w:tcW w:w="2400" w:type="dxa"/>
            <w:shd w:val="clear" w:color="auto" w:fill="F5F9FA"/>
            <w:tcMar>
              <w:top w:w="80" w:type="dxa"/>
              <w:left w:w="100" w:type="dxa"/>
              <w:bottom w:w="80" w:type="dxa"/>
              <w:right w:w="100" w:type="dxa"/>
            </w:tcMar>
            <w:vAlign w:val="center"/>
          </w:tcPr>
          <w:p w14:paraId="4DD63021" w14:textId="77777777" w:rsidR="000D500D" w:rsidRPr="000D500D" w:rsidRDefault="000D500D" w:rsidP="000D500D">
            <w:pPr>
              <w:rPr>
                <w:ins w:id="1800" w:author="Anzalna Saeed" w:date="2026-09-27T22:04:00Z"/>
              </w:rPr>
            </w:pPr>
            <w:ins w:id="1801" w:author="Anzalna Saeed" w:date="2026-09-27T22:04:00Z">
              <w:r w:rsidRPr="000D500D">
                <w:rPr>
                  <w:lang w:val="en"/>
                </w:rPr>
                <w:t>Is the system down?</w:t>
              </w:r>
            </w:ins>
          </w:p>
          <w:p w14:paraId="0E0F5C17" w14:textId="06E6584D" w:rsidR="00B02477" w:rsidRPr="00870BA1" w:rsidRDefault="00000000" w:rsidP="00541602">
            <w:del w:id="1802" w:author="Anzalna Saeed" w:date="2026-09-27T22:04:00Z" w16du:dateUtc="2026-09-27T17:04:00Z">
              <w:r w:rsidRPr="00870BA1" w:rsidDel="000D500D">
                <w:rPr>
                  <w:rPrChange w:id="1803" w:author="Anzalna Saeed" w:date="2026-09-21T23:18:00Z" w16du:dateUtc="2026-09-21T18:18:00Z">
                    <w:rPr>
                      <w:rFonts w:cs="Times New Roman"/>
                      <w:color w:val="000000"/>
                      <w:sz w:val="19"/>
                      <w:szCs w:val="19"/>
                    </w:rPr>
                  </w:rPrChange>
                </w:rPr>
                <w:delText>Overly formal or robotic English (“Oh friend, is the system in a state of being down?”) losing casual register.</w:delText>
              </w:r>
            </w:del>
          </w:p>
        </w:tc>
        <w:tc>
          <w:tcPr>
            <w:tcW w:w="2100" w:type="dxa"/>
            <w:shd w:val="clear" w:color="auto" w:fill="F5F9FA"/>
            <w:tcMar>
              <w:top w:w="80" w:type="dxa"/>
              <w:left w:w="100" w:type="dxa"/>
              <w:bottom w:w="80" w:type="dxa"/>
              <w:right w:w="100" w:type="dxa"/>
            </w:tcMar>
            <w:vAlign w:val="center"/>
          </w:tcPr>
          <w:p w14:paraId="7E4C8FF4" w14:textId="77777777" w:rsidR="00B02477" w:rsidRPr="00870BA1" w:rsidRDefault="00000000" w:rsidP="00541602">
            <w:del w:id="1804" w:author="Anzalna Saeed" w:date="2026-09-22T11:15:00Z" w16du:dateUtc="2026-09-22T06:15:00Z">
              <w:r w:rsidRPr="00870BA1" w:rsidDel="00F4042F">
                <w:rPr>
                  <w:rPrChange w:id="1805" w:author="Anzalna Saeed" w:date="2026-09-21T23:18:00Z" w16du:dateUtc="2026-09-21T18:18:00Z">
                    <w:rPr>
                      <w:rFonts w:cs="Times New Roman"/>
                      <w:color w:val="000000"/>
                      <w:sz w:val="19"/>
                      <w:szCs w:val="19"/>
                    </w:rPr>
                  </w:rPrChange>
                </w:rPr>
                <w:delText>Register/</w:delText>
              </w:r>
            </w:del>
            <w:r w:rsidRPr="00870BA1">
              <w:rPr>
                <w:rPrChange w:id="1806" w:author="Anzalna Saeed" w:date="2026-09-21T23:18:00Z" w16du:dateUtc="2026-09-21T18:18:00Z">
                  <w:rPr>
                    <w:rFonts w:cs="Times New Roman"/>
                    <w:color w:val="000000"/>
                    <w:sz w:val="19"/>
                    <w:szCs w:val="19"/>
                  </w:rPr>
                </w:rPrChange>
              </w:rPr>
              <w:t>tone not preserved</w:t>
            </w:r>
          </w:p>
        </w:tc>
        <w:tc>
          <w:tcPr>
            <w:tcW w:w="2460" w:type="dxa"/>
            <w:shd w:val="clear" w:color="auto" w:fill="F5F9FA"/>
            <w:tcMar>
              <w:top w:w="80" w:type="dxa"/>
              <w:left w:w="100" w:type="dxa"/>
              <w:bottom w:w="80" w:type="dxa"/>
              <w:right w:w="100" w:type="dxa"/>
            </w:tcMar>
            <w:vAlign w:val="center"/>
          </w:tcPr>
          <w:p w14:paraId="5A3B8D48" w14:textId="77777777" w:rsidR="00B02477" w:rsidRPr="00870BA1" w:rsidRDefault="00000000" w:rsidP="00541602">
            <w:r w:rsidRPr="00870BA1">
              <w:rPr>
                <w:rPrChange w:id="1807" w:author="Anzalna Saeed" w:date="2026-09-21T23:18:00Z" w16du:dateUtc="2026-09-21T18:18:00Z">
                  <w:rPr>
                    <w:rFonts w:cs="Times New Roman"/>
                    <w:color w:val="000000"/>
                    <w:sz w:val="19"/>
                    <w:szCs w:val="19"/>
                  </w:rPr>
                </w:rPrChange>
              </w:rPr>
              <w:t>“Hey, is the system down?”</w:t>
            </w:r>
          </w:p>
        </w:tc>
      </w:tr>
      <w:tr w:rsidR="00B02477" w:rsidRPr="00870BA1" w14:paraId="00E03CB0" w14:textId="77777777">
        <w:tc>
          <w:tcPr>
            <w:tcW w:w="400" w:type="dxa"/>
            <w:tcMar>
              <w:top w:w="80" w:type="dxa"/>
              <w:left w:w="100" w:type="dxa"/>
              <w:bottom w:w="80" w:type="dxa"/>
              <w:right w:w="100" w:type="dxa"/>
            </w:tcMar>
            <w:vAlign w:val="center"/>
          </w:tcPr>
          <w:p w14:paraId="7BB8878F" w14:textId="77777777" w:rsidR="00B02477" w:rsidRPr="00870BA1" w:rsidRDefault="00000000" w:rsidP="00541602">
            <w:r w:rsidRPr="00870BA1">
              <w:rPr>
                <w:rPrChange w:id="1808" w:author="Anzalna Saeed" w:date="2026-09-21T23:18:00Z" w16du:dateUtc="2026-09-21T18:18:00Z">
                  <w:rPr>
                    <w:rFonts w:cs="Times New Roman"/>
                    <w:color w:val="000000"/>
                    <w:sz w:val="19"/>
                    <w:szCs w:val="19"/>
                  </w:rPr>
                </w:rPrChange>
              </w:rPr>
              <w:t>5</w:t>
            </w:r>
          </w:p>
        </w:tc>
        <w:tc>
          <w:tcPr>
            <w:tcW w:w="2000" w:type="dxa"/>
            <w:tcMar>
              <w:top w:w="80" w:type="dxa"/>
              <w:left w:w="100" w:type="dxa"/>
              <w:bottom w:w="80" w:type="dxa"/>
              <w:right w:w="100" w:type="dxa"/>
            </w:tcMar>
            <w:vAlign w:val="center"/>
          </w:tcPr>
          <w:p w14:paraId="71357241" w14:textId="77777777" w:rsidR="00B02477" w:rsidRPr="00870BA1" w:rsidRDefault="00000000" w:rsidP="00541602">
            <w:r w:rsidRPr="00870BA1">
              <w:rPr>
                <w:rPrChange w:id="1809" w:author="Anzalna Saeed" w:date="2026-09-21T23:18:00Z" w16du:dateUtc="2026-09-21T18:18:00Z">
                  <w:rPr>
                    <w:rFonts w:cs="Times New Roman"/>
                    <w:color w:val="000000"/>
                    <w:sz w:val="19"/>
                    <w:szCs w:val="19"/>
                  </w:rPr>
                </w:rPrChange>
              </w:rPr>
              <w:t>“</w:t>
            </w:r>
            <w:proofErr w:type="gramStart"/>
            <w:r w:rsidRPr="00870BA1">
              <w:rPr>
                <w:rPrChange w:id="1810" w:author="Anzalna Saeed" w:date="2026-09-21T23:18:00Z" w16du:dateUtc="2026-09-21T18:18:00Z">
                  <w:rPr>
                    <w:rFonts w:cs="Times New Roman"/>
                    <w:color w:val="000000"/>
                    <w:sz w:val="19"/>
                    <w:szCs w:val="19"/>
                  </w:rPr>
                </w:rPrChange>
              </w:rPr>
              <w:t>can</w:t>
            </w:r>
            <w:proofErr w:type="gramEnd"/>
            <w:r w:rsidRPr="00870BA1">
              <w:rPr>
                <w:rPrChange w:id="1811" w:author="Anzalna Saeed" w:date="2026-09-21T23:18:00Z" w16du:dateUtc="2026-09-21T18:18:00Z">
                  <w:rPr>
                    <w:rFonts w:cs="Times New Roman"/>
                    <w:color w:val="000000"/>
                    <w:sz w:val="19"/>
                    <w:szCs w:val="19"/>
                  </w:rPr>
                </w:rPrChange>
              </w:rPr>
              <w:t xml:space="preserve"> u </w:t>
            </w:r>
            <w:proofErr w:type="spellStart"/>
            <w:r w:rsidRPr="00870BA1">
              <w:rPr>
                <w:rPrChange w:id="1812" w:author="Anzalna Saeed" w:date="2026-09-21T23:18:00Z" w16du:dateUtc="2026-09-21T18:18:00Z">
                  <w:rPr>
                    <w:rFonts w:cs="Times New Roman"/>
                    <w:color w:val="000000"/>
                    <w:sz w:val="19"/>
                    <w:szCs w:val="19"/>
                  </w:rPr>
                </w:rPrChange>
              </w:rPr>
              <w:t>sen</w:t>
            </w:r>
            <w:proofErr w:type="spellEnd"/>
            <w:r w:rsidRPr="00870BA1">
              <w:rPr>
                <w:rPrChange w:id="1813" w:author="Anzalna Saeed" w:date="2026-09-21T23:18:00Z" w16du:dateUtc="2026-09-21T18:18:00Z">
                  <w:rPr>
                    <w:rFonts w:cs="Times New Roman"/>
                    <w:color w:val="000000"/>
                    <w:sz w:val="19"/>
                    <w:szCs w:val="19"/>
                  </w:rPr>
                </w:rPrChange>
              </w:rPr>
              <w:t xml:space="preserve"> the </w:t>
            </w:r>
            <w:proofErr w:type="spellStart"/>
            <w:r w:rsidRPr="00870BA1">
              <w:rPr>
                <w:rPrChange w:id="1814" w:author="Anzalna Saeed" w:date="2026-09-21T23:18:00Z" w16du:dateUtc="2026-09-21T18:18:00Z">
                  <w:rPr>
                    <w:rFonts w:cs="Times New Roman"/>
                    <w:color w:val="000000"/>
                    <w:sz w:val="19"/>
                    <w:szCs w:val="19"/>
                  </w:rPr>
                </w:rPrChange>
              </w:rPr>
              <w:t>fyl</w:t>
            </w:r>
            <w:proofErr w:type="spellEnd"/>
            <w:r w:rsidRPr="00870BA1">
              <w:rPr>
                <w:rPrChange w:id="1815" w:author="Anzalna Saeed" w:date="2026-09-21T23:18:00Z" w16du:dateUtc="2026-09-21T18:18:00Z">
                  <w:rPr>
                    <w:rFonts w:cs="Times New Roman"/>
                    <w:color w:val="000000"/>
                    <w:sz w:val="19"/>
                    <w:szCs w:val="19"/>
                  </w:rPr>
                </w:rPrChange>
              </w:rPr>
              <w:t xml:space="preserve"> by 2mrw”</w:t>
            </w:r>
          </w:p>
        </w:tc>
        <w:tc>
          <w:tcPr>
            <w:tcW w:w="2400" w:type="dxa"/>
            <w:tcMar>
              <w:top w:w="80" w:type="dxa"/>
              <w:left w:w="100" w:type="dxa"/>
              <w:bottom w:w="80" w:type="dxa"/>
              <w:right w:w="100" w:type="dxa"/>
            </w:tcMar>
            <w:vAlign w:val="center"/>
          </w:tcPr>
          <w:p w14:paraId="428E2959" w14:textId="77777777" w:rsidR="000D500D" w:rsidRPr="000D500D" w:rsidRDefault="000D500D" w:rsidP="000D500D">
            <w:pPr>
              <w:rPr>
                <w:ins w:id="1816" w:author="Anzalna Saeed" w:date="2026-09-27T22:05:00Z"/>
              </w:rPr>
            </w:pPr>
            <w:ins w:id="1817" w:author="Anzalna Saeed" w:date="2026-09-27T22:05:00Z">
              <w:r w:rsidRPr="000D500D">
                <w:rPr>
                  <w:rtl/>
                  <w:lang w:bidi="ur-PK"/>
                </w:rPr>
                <w:t>کیا آپ 2</w:t>
              </w:r>
              <w:proofErr w:type="spellStart"/>
              <w:r w:rsidRPr="000D500D">
                <w:t>mrw</w:t>
              </w:r>
              <w:proofErr w:type="spellEnd"/>
              <w:r w:rsidRPr="000D500D">
                <w:rPr>
                  <w:rtl/>
                  <w:lang w:bidi="ur-PK"/>
                </w:rPr>
                <w:t xml:space="preserve"> تک فائل بھیج سکتے ہیں؟</w:t>
              </w:r>
            </w:ins>
          </w:p>
          <w:p w14:paraId="2A6D2AD0" w14:textId="384823B2" w:rsidR="00B02477" w:rsidRPr="00870BA1" w:rsidRDefault="00000000" w:rsidP="00541602">
            <w:del w:id="1818" w:author="Anzalna Saeed" w:date="2026-09-27T22:05:00Z" w16du:dateUtc="2026-09-27T17:05:00Z">
              <w:r w:rsidRPr="00870BA1" w:rsidDel="000D500D">
                <w:rPr>
                  <w:rPrChange w:id="1819" w:author="Anzalna Saeed" w:date="2026-09-21T23:18:00Z" w16du:dateUtc="2026-09-21T18:18:00Z">
                    <w:rPr>
                      <w:rFonts w:cs="Times New Roman"/>
                      <w:color w:val="000000"/>
                      <w:sz w:val="19"/>
                      <w:szCs w:val="19"/>
                    </w:rPr>
                  </w:rPrChange>
                </w:rPr>
                <w:delText>Fails to correct typos, translates nonsense tokens or refuses to translate cleanly.</w:delText>
              </w:r>
            </w:del>
          </w:p>
        </w:tc>
        <w:tc>
          <w:tcPr>
            <w:tcW w:w="2100" w:type="dxa"/>
            <w:tcMar>
              <w:top w:w="80" w:type="dxa"/>
              <w:left w:w="100" w:type="dxa"/>
              <w:bottom w:w="80" w:type="dxa"/>
              <w:right w:w="100" w:type="dxa"/>
            </w:tcMar>
            <w:vAlign w:val="center"/>
          </w:tcPr>
          <w:p w14:paraId="39104980" w14:textId="35C29939" w:rsidR="00B02477" w:rsidRPr="00870BA1" w:rsidRDefault="00000000" w:rsidP="00541602">
            <w:r w:rsidRPr="00870BA1">
              <w:rPr>
                <w:rPrChange w:id="1820" w:author="Anzalna Saeed" w:date="2026-09-21T23:18:00Z" w16du:dateUtc="2026-09-21T18:18:00Z">
                  <w:rPr>
                    <w:rFonts w:cs="Times New Roman"/>
                    <w:color w:val="000000"/>
                    <w:sz w:val="19"/>
                    <w:szCs w:val="19"/>
                  </w:rPr>
                </w:rPrChange>
              </w:rPr>
              <w:t>Typos not corrected before translation</w:t>
            </w:r>
            <w:ins w:id="1821" w:author="Anzalna Saeed" w:date="2026-09-27T22:05:00Z" w16du:dateUtc="2026-09-27T17:05:00Z">
              <w:r w:rsidR="000D500D">
                <w:t xml:space="preserve"> also the structure is broken</w:t>
              </w:r>
            </w:ins>
          </w:p>
        </w:tc>
        <w:tc>
          <w:tcPr>
            <w:tcW w:w="2460" w:type="dxa"/>
            <w:tcMar>
              <w:top w:w="80" w:type="dxa"/>
              <w:left w:w="100" w:type="dxa"/>
              <w:bottom w:w="80" w:type="dxa"/>
              <w:right w:w="100" w:type="dxa"/>
            </w:tcMar>
            <w:vAlign w:val="center"/>
          </w:tcPr>
          <w:p w14:paraId="40E08878" w14:textId="77777777" w:rsidR="00B02477" w:rsidRPr="00870BA1" w:rsidRDefault="00000000" w:rsidP="00541602">
            <w:r w:rsidRPr="00870BA1">
              <w:rPr>
                <w:rPrChange w:id="1822" w:author="Anzalna Saeed" w:date="2026-09-21T23:18:00Z" w16du:dateUtc="2026-09-21T18:18:00Z">
                  <w:rPr>
                    <w:rFonts w:cs="Times New Roman"/>
                    <w:color w:val="000000"/>
                    <w:sz w:val="19"/>
                    <w:szCs w:val="19"/>
                  </w:rPr>
                </w:rPrChange>
              </w:rPr>
              <w:t>“Can you send the file by tomorrow?” correctly inferred and translated.</w:t>
            </w:r>
          </w:p>
        </w:tc>
      </w:tr>
      <w:tr w:rsidR="00B02477" w:rsidRPr="00870BA1" w14:paraId="7C1AA590" w14:textId="77777777">
        <w:tc>
          <w:tcPr>
            <w:tcW w:w="400" w:type="dxa"/>
            <w:shd w:val="clear" w:color="auto" w:fill="F5F9FA"/>
            <w:tcMar>
              <w:top w:w="80" w:type="dxa"/>
              <w:left w:w="100" w:type="dxa"/>
              <w:bottom w:w="80" w:type="dxa"/>
              <w:right w:w="100" w:type="dxa"/>
            </w:tcMar>
            <w:vAlign w:val="center"/>
          </w:tcPr>
          <w:p w14:paraId="3584DE4A" w14:textId="77777777" w:rsidR="00B02477" w:rsidRPr="00870BA1" w:rsidRDefault="00000000" w:rsidP="00541602">
            <w:r w:rsidRPr="00870BA1">
              <w:rPr>
                <w:rPrChange w:id="1823" w:author="Anzalna Saeed" w:date="2026-09-21T23:18:00Z" w16du:dateUtc="2026-09-21T18:18:00Z">
                  <w:rPr>
                    <w:rFonts w:cs="Times New Roman"/>
                    <w:color w:val="000000"/>
                    <w:sz w:val="19"/>
                    <w:szCs w:val="19"/>
                  </w:rPr>
                </w:rPrChange>
              </w:rPr>
              <w:lastRenderedPageBreak/>
              <w:t>6</w:t>
            </w:r>
          </w:p>
        </w:tc>
        <w:tc>
          <w:tcPr>
            <w:tcW w:w="2000" w:type="dxa"/>
            <w:shd w:val="clear" w:color="auto" w:fill="F5F9FA"/>
            <w:tcMar>
              <w:top w:w="80" w:type="dxa"/>
              <w:left w:w="100" w:type="dxa"/>
              <w:bottom w:w="80" w:type="dxa"/>
              <w:right w:w="100" w:type="dxa"/>
            </w:tcMar>
            <w:vAlign w:val="center"/>
          </w:tcPr>
          <w:p w14:paraId="4550991F" w14:textId="298FBC65" w:rsidR="00B02477" w:rsidRPr="00870BA1" w:rsidRDefault="000D500D" w:rsidP="00541602">
            <w:ins w:id="1824" w:author="Anzalna Saeed" w:date="2026-09-27T22:07:00Z" w16du:dateUtc="2026-09-27T17:07:00Z">
              <w:r>
                <w:t>“</w:t>
              </w:r>
              <w:proofErr w:type="gramStart"/>
              <w:r w:rsidRPr="000D500D">
                <w:t>mera</w:t>
              </w:r>
              <w:proofErr w:type="gramEnd"/>
              <w:r w:rsidRPr="000D500D">
                <w:t xml:space="preserve"> final year project </w:t>
              </w:r>
              <w:proofErr w:type="gramStart"/>
              <w:r w:rsidRPr="000D500D">
                <w:t>deploy</w:t>
              </w:r>
              <w:proofErr w:type="gramEnd"/>
              <w:r w:rsidRPr="000D500D">
                <w:t xml:space="preserve"> ho </w:t>
              </w:r>
              <w:proofErr w:type="spellStart"/>
              <w:r w:rsidRPr="000D500D">
                <w:t>gaya</w:t>
              </w:r>
              <w:proofErr w:type="spellEnd"/>
              <w:r w:rsidRPr="000D500D">
                <w:t xml:space="preserve"> h</w:t>
              </w:r>
            </w:ins>
            <w:del w:id="1825" w:author="Anzalna Saeed" w:date="2026-09-27T22:07:00Z" w16du:dateUtc="2026-09-27T17:07:00Z">
              <w:r w:rsidR="00000000" w:rsidRPr="00870BA1" w:rsidDel="000D500D">
                <w:rPr>
                  <w:rPrChange w:id="1826" w:author="Anzalna Saeed" w:date="2026-09-21T23:18:00Z" w16du:dateUtc="2026-09-21T18:18:00Z">
                    <w:rPr>
                      <w:rFonts w:cs="Times New Roman"/>
                      <w:color w:val="000000"/>
                      <w:sz w:val="19"/>
                      <w:szCs w:val="19"/>
                    </w:rPr>
                  </w:rPrChange>
                </w:rPr>
                <w:delText>“مجھے API ک</w:delText>
              </w:r>
              <w:r w:rsidR="00000000" w:rsidRPr="00870BA1" w:rsidDel="000D500D">
                <w:rPr>
                  <w:rFonts w:hint="cs"/>
                  <w:rPrChange w:id="1827" w:author="Anzalna Saeed" w:date="2026-09-21T23:18:00Z" w16du:dateUtc="2026-09-21T18:18:00Z">
                    <w:rPr>
                      <w:rFonts w:cs="Times New Roman" w:hint="cs"/>
                      <w:color w:val="000000"/>
                      <w:sz w:val="19"/>
                      <w:szCs w:val="19"/>
                    </w:rPr>
                  </w:rPrChange>
                </w:rPr>
                <w:delText>ی</w:delText>
              </w:r>
              <w:r w:rsidR="00000000" w:rsidRPr="00870BA1" w:rsidDel="000D500D">
                <w:rPr>
                  <w:rPrChange w:id="1828" w:author="Anzalna Saeed" w:date="2026-09-21T23:18:00Z" w16du:dateUtc="2026-09-21T18:18:00Z">
                    <w:rPr>
                      <w:rFonts w:cs="Times New Roman"/>
                      <w:color w:val="000000"/>
                      <w:sz w:val="19"/>
                      <w:szCs w:val="19"/>
                    </w:rPr>
                  </w:rPrChange>
                </w:rPr>
                <w:delText xml:space="preserve"> رسپانس سمجھ نہ</w:delText>
              </w:r>
              <w:r w:rsidR="00000000" w:rsidRPr="00870BA1" w:rsidDel="000D500D">
                <w:rPr>
                  <w:rFonts w:hint="cs"/>
                  <w:rPrChange w:id="1829" w:author="Anzalna Saeed" w:date="2026-09-21T23:18:00Z" w16du:dateUtc="2026-09-21T18:18:00Z">
                    <w:rPr>
                      <w:rFonts w:cs="Times New Roman" w:hint="cs"/>
                      <w:color w:val="000000"/>
                      <w:sz w:val="19"/>
                      <w:szCs w:val="19"/>
                    </w:rPr>
                  </w:rPrChange>
                </w:rPr>
                <w:delText>ی</w:delText>
              </w:r>
              <w:r w:rsidR="00000000" w:rsidRPr="00870BA1" w:rsidDel="000D500D">
                <w:rPr>
                  <w:rFonts w:hint="eastAsia"/>
                  <w:rPrChange w:id="1830" w:author="Anzalna Saeed" w:date="2026-09-21T23:18:00Z" w16du:dateUtc="2026-09-21T18:18:00Z">
                    <w:rPr>
                      <w:rFonts w:cs="Times New Roman" w:hint="eastAsia"/>
                      <w:color w:val="000000"/>
                      <w:sz w:val="19"/>
                      <w:szCs w:val="19"/>
                    </w:rPr>
                  </w:rPrChange>
                </w:rPr>
                <w:delText>ںآئ</w:delText>
              </w:r>
              <w:r w:rsidR="00000000" w:rsidRPr="00870BA1" w:rsidDel="000D500D">
                <w:rPr>
                  <w:rFonts w:hint="cs"/>
                  <w:rPrChange w:id="1831" w:author="Anzalna Saeed" w:date="2026-09-21T23:18:00Z" w16du:dateUtc="2026-09-21T18:18:00Z">
                    <w:rPr>
                      <w:rFonts w:cs="Times New Roman" w:hint="cs"/>
                      <w:color w:val="000000"/>
                      <w:sz w:val="19"/>
                      <w:szCs w:val="19"/>
                    </w:rPr>
                  </w:rPrChange>
                </w:rPr>
                <w:delText>ی</w:delText>
              </w:r>
              <w:r w:rsidR="00000000" w:rsidRPr="00870BA1" w:rsidDel="000D500D">
                <w:rPr>
                  <w:rPrChange w:id="1832" w:author="Anzalna Saeed" w:date="2026-09-21T23:18:00Z" w16du:dateUtc="2026-09-21T18:18:00Z">
                    <w:rPr>
                      <w:rFonts w:cs="Times New Roman"/>
                      <w:color w:val="000000"/>
                      <w:sz w:val="19"/>
                      <w:szCs w:val="19"/>
                    </w:rPr>
                  </w:rPrChange>
                </w:rPr>
                <w:delText>”</w:delText>
              </w:r>
            </w:del>
            <w:ins w:id="1833" w:author="Anzalna Saeed" w:date="2026-09-27T22:07:00Z" w16du:dateUtc="2026-09-27T17:07:00Z">
              <w:r>
                <w:t>”</w:t>
              </w:r>
            </w:ins>
          </w:p>
        </w:tc>
        <w:tc>
          <w:tcPr>
            <w:tcW w:w="2400" w:type="dxa"/>
            <w:shd w:val="clear" w:color="auto" w:fill="F5F9FA"/>
            <w:tcMar>
              <w:top w:w="80" w:type="dxa"/>
              <w:left w:w="100" w:type="dxa"/>
              <w:bottom w:w="80" w:type="dxa"/>
              <w:right w:w="100" w:type="dxa"/>
            </w:tcMar>
            <w:vAlign w:val="center"/>
          </w:tcPr>
          <w:p w14:paraId="400F1034" w14:textId="6AD01459" w:rsidR="00B02477" w:rsidRPr="00870BA1" w:rsidRDefault="00000000" w:rsidP="000D500D">
            <w:del w:id="1834" w:author="Anzalna Saeed" w:date="2026-09-27T22:06:00Z" w16du:dateUtc="2026-09-27T17:06:00Z">
              <w:r w:rsidRPr="00870BA1" w:rsidDel="000D500D">
                <w:rPr>
                  <w:rPrChange w:id="1835" w:author="Anzalna Saeed" w:date="2026-09-21T23:18:00Z" w16du:dateUtc="2026-09-21T18:18:00Z">
                    <w:rPr>
                      <w:rFonts w:cs="Times New Roman"/>
                      <w:color w:val="000000"/>
                      <w:sz w:val="19"/>
                      <w:szCs w:val="19"/>
                    </w:rPr>
                  </w:rPrChange>
                </w:rPr>
                <w:delText>Transliterates “API” phonetically into Urdu script letters instead of keeping the standard technical term.</w:delText>
              </w:r>
            </w:del>
            <w:ins w:id="1836" w:author="Anzalna Saeed" w:date="2026-09-27T22:07:00Z" w16du:dateUtc="2026-09-27T17:07:00Z">
              <w:r w:rsidR="000D500D" w:rsidRPr="000D500D">
                <w:rPr>
                  <w:rFonts w:ascii="inherit" w:eastAsia="Times New Roman" w:hAnsi="inherit" w:cs="Courier New"/>
                  <w:color w:val="E8EAED"/>
                  <w:sz w:val="42"/>
                  <w:szCs w:val="42"/>
                  <w:rtl/>
                  <w:lang w:bidi="ur-PK"/>
                </w:rPr>
                <w:t xml:space="preserve"> </w:t>
              </w:r>
            </w:ins>
            <w:ins w:id="1837" w:author="Anzalna Saeed" w:date="2026-09-27T22:07:00Z">
              <w:r w:rsidR="000D500D" w:rsidRPr="000D500D">
                <w:rPr>
                  <w:rtl/>
                  <w:lang w:bidi="ur-PK"/>
                </w:rPr>
                <w:t>میرے آخری سال کے پروجیکٹ کو تعینات کر دیا گیا ہے</w:t>
              </w:r>
            </w:ins>
          </w:p>
        </w:tc>
        <w:tc>
          <w:tcPr>
            <w:tcW w:w="2100" w:type="dxa"/>
            <w:shd w:val="clear" w:color="auto" w:fill="F5F9FA"/>
            <w:tcMar>
              <w:top w:w="80" w:type="dxa"/>
              <w:left w:w="100" w:type="dxa"/>
              <w:bottom w:w="80" w:type="dxa"/>
              <w:right w:w="100" w:type="dxa"/>
            </w:tcMar>
            <w:vAlign w:val="center"/>
          </w:tcPr>
          <w:p w14:paraId="1CED81D8" w14:textId="77777777" w:rsidR="00B02477" w:rsidRPr="00870BA1" w:rsidRDefault="00000000" w:rsidP="00541602">
            <w:r w:rsidRPr="00870BA1">
              <w:rPr>
                <w:rPrChange w:id="1838" w:author="Anzalna Saeed" w:date="2026-09-21T23:18:00Z" w16du:dateUtc="2026-09-21T18:18:00Z">
                  <w:rPr>
                    <w:rFonts w:cs="Times New Roman"/>
                    <w:color w:val="000000"/>
                    <w:sz w:val="19"/>
                    <w:szCs w:val="19"/>
                  </w:rPr>
                </w:rPrChange>
              </w:rPr>
              <w:t>Technical acronym mishandled</w:t>
            </w:r>
          </w:p>
        </w:tc>
        <w:tc>
          <w:tcPr>
            <w:tcW w:w="2460" w:type="dxa"/>
            <w:shd w:val="clear" w:color="auto" w:fill="F5F9FA"/>
            <w:tcMar>
              <w:top w:w="80" w:type="dxa"/>
              <w:left w:w="100" w:type="dxa"/>
              <w:bottom w:w="80" w:type="dxa"/>
              <w:right w:w="100" w:type="dxa"/>
            </w:tcMar>
            <w:vAlign w:val="center"/>
          </w:tcPr>
          <w:p w14:paraId="5E9B04F9" w14:textId="73A429CB" w:rsidR="00B02477" w:rsidRPr="00870BA1" w:rsidRDefault="00000000" w:rsidP="00541602">
            <w:r w:rsidRPr="00870BA1">
              <w:rPr>
                <w:rPrChange w:id="1839" w:author="Anzalna Saeed" w:date="2026-09-21T23:18:00Z" w16du:dateUtc="2026-09-21T18:18:00Z">
                  <w:rPr>
                    <w:rFonts w:cs="Times New Roman"/>
                    <w:color w:val="000000"/>
                    <w:sz w:val="19"/>
                    <w:szCs w:val="19"/>
                  </w:rPr>
                </w:rPrChange>
              </w:rPr>
              <w:t>“</w:t>
            </w:r>
            <w:del w:id="1840" w:author="Anzalna Saeed" w:date="2026-09-27T22:08:00Z" w16du:dateUtc="2026-09-27T17:08:00Z">
              <w:r w:rsidRPr="00870BA1" w:rsidDel="000D500D">
                <w:rPr>
                  <w:rPrChange w:id="1841" w:author="Anzalna Saeed" w:date="2026-09-21T23:18:00Z" w16du:dateUtc="2026-09-21T18:18:00Z">
                    <w:rPr>
                      <w:rFonts w:cs="Times New Roman"/>
                      <w:color w:val="000000"/>
                      <w:sz w:val="19"/>
                      <w:szCs w:val="19"/>
                    </w:rPr>
                  </w:rPrChange>
                </w:rPr>
                <w:delText>I don’t understand the API’s response.” (</w:delText>
              </w:r>
            </w:del>
            <w:ins w:id="1842" w:author="Anzalna Saeed" w:date="2026-09-27T22:08:00Z" w16du:dateUtc="2026-09-27T17:08:00Z">
              <w:r w:rsidR="000D500D">
                <w:t>Deploy”</w:t>
              </w:r>
            </w:ins>
            <w:del w:id="1843" w:author="Anzalna Saeed" w:date="2026-09-27T22:08:00Z" w16du:dateUtc="2026-09-27T17:08:00Z">
              <w:r w:rsidRPr="00870BA1" w:rsidDel="000D500D">
                <w:rPr>
                  <w:rPrChange w:id="1844" w:author="Anzalna Saeed" w:date="2026-09-21T23:18:00Z" w16du:dateUtc="2026-09-21T18:18:00Z">
                    <w:rPr>
                      <w:rFonts w:cs="Times New Roman"/>
                      <w:color w:val="000000"/>
                      <w:sz w:val="19"/>
                      <w:szCs w:val="19"/>
                    </w:rPr>
                  </w:rPrChange>
                </w:rPr>
                <w:delText>API</w:delText>
              </w:r>
            </w:del>
            <w:r w:rsidRPr="00870BA1">
              <w:rPr>
                <w:rPrChange w:id="1845" w:author="Anzalna Saeed" w:date="2026-09-21T23:18:00Z" w16du:dateUtc="2026-09-21T18:18:00Z">
                  <w:rPr>
                    <w:rFonts w:cs="Times New Roman"/>
                    <w:color w:val="000000"/>
                    <w:sz w:val="19"/>
                    <w:szCs w:val="19"/>
                  </w:rPr>
                </w:rPrChange>
              </w:rPr>
              <w:t xml:space="preserve"> kept as-is</w:t>
            </w:r>
            <w:del w:id="1846" w:author="Anzalna Saeed" w:date="2026-09-27T22:08:00Z" w16du:dateUtc="2026-09-27T17:08:00Z">
              <w:r w:rsidRPr="00870BA1" w:rsidDel="000D500D">
                <w:rPr>
                  <w:rPrChange w:id="1847" w:author="Anzalna Saeed" w:date="2026-09-21T23:18:00Z" w16du:dateUtc="2026-09-21T18:18:00Z">
                    <w:rPr>
                      <w:rFonts w:cs="Times New Roman"/>
                      <w:color w:val="000000"/>
                      <w:sz w:val="19"/>
                      <w:szCs w:val="19"/>
                    </w:rPr>
                  </w:rPrChange>
                </w:rPr>
                <w:delText>)</w:delText>
              </w:r>
            </w:del>
          </w:p>
        </w:tc>
      </w:tr>
    </w:tbl>
    <w:p w14:paraId="254E6EBD" w14:textId="77777777" w:rsidR="00B02477" w:rsidRPr="00870BA1" w:rsidRDefault="00B02477">
      <w:pPr>
        <w:spacing w:after="120"/>
        <w:rPr>
          <w:rFonts w:cs="Times New Roman"/>
        </w:rPr>
      </w:pPr>
    </w:p>
    <w:p w14:paraId="4CFB1204" w14:textId="561FBDCE" w:rsidR="00B02477" w:rsidRPr="00870BA1" w:rsidRDefault="00000000">
      <w:pPr>
        <w:pPrChange w:id="1848" w:author="Anzalna Saeed" w:date="2026-09-21T23:29:00Z" w16du:dateUtc="2026-09-21T18:29:00Z">
          <w:pPr>
            <w:spacing w:after="160" w:line="276" w:lineRule="auto"/>
          </w:pPr>
        </w:pPrChange>
      </w:pPr>
      <w:r w:rsidRPr="00870BA1">
        <w:t>Common root causes observed across these failures: (1) general MT training data underrepresents Roman Urdu and code-mixed technical chat; (2) domain jargon is a small fraction of general training corpora, so literal/common-sense translations dominate; (3) no mechanism exists in general translators to consult a domain glossary or correct itself from user feedback. The validation layer directly targets all three causes.</w:t>
      </w:r>
      <w:ins w:id="1849" w:author="Anzalna Saeed" w:date="2026-09-21T23:25:00Z" w16du:dateUtc="2026-09-21T18:25:00Z">
        <w:r w:rsidR="00870BA1">
          <w:br/>
        </w:r>
      </w:ins>
    </w:p>
    <w:p w14:paraId="56EEF69F" w14:textId="77777777" w:rsidR="00B02477" w:rsidRPr="00870BA1" w:rsidRDefault="00000000">
      <w:pPr>
        <w:pStyle w:val="Heading1"/>
        <w:pPrChange w:id="1850" w:author="Anzalna Saeed" w:date="2026-09-21T23:24:00Z" w16du:dateUtc="2026-09-21T18:24:00Z">
          <w:pPr>
            <w:pStyle w:val="Heading1"/>
            <w:pBdr>
              <w:bottom w:val="single" w:sz="6" w:space="4" w:color="1F4E5F"/>
            </w:pBdr>
            <w:spacing w:before="360" w:after="160"/>
          </w:pPr>
        </w:pPrChange>
      </w:pPr>
      <w:bookmarkStart w:id="1851" w:name="_Toc240921979"/>
      <w:bookmarkStart w:id="1852" w:name="_Toc241440726"/>
      <w:r w:rsidRPr="00870BA1">
        <w:rPr>
          <w:rPrChange w:id="1853" w:author="Anzalna Saeed" w:date="2026-09-21T23:24:00Z" w16du:dateUtc="2026-09-21T18:24:00Z">
            <w:rPr>
              <w:rFonts w:cs="Times New Roman"/>
              <w:bCs/>
              <w:color w:val="1F4E5F"/>
              <w:sz w:val="30"/>
              <w:szCs w:val="30"/>
            </w:rPr>
          </w:rPrChange>
        </w:rPr>
        <w:t>9. Why Not Just Use Google Translate?</w:t>
      </w:r>
      <w:bookmarkEnd w:id="1851"/>
      <w:bookmarkEnd w:id="1852"/>
    </w:p>
    <w:p w14:paraId="2878236E" w14:textId="1C186180" w:rsidR="00B02477" w:rsidRDefault="00870BA1" w:rsidP="00541602">
      <w:pPr>
        <w:rPr>
          <w:ins w:id="1854" w:author="Anzalna Saeed" w:date="2026-09-21T23:31:00Z" w16du:dateUtc="2026-09-21T18:31:00Z"/>
        </w:rPr>
      </w:pPr>
      <w:ins w:id="1855" w:author="Anzalna Saeed" w:date="2026-09-21T23:25:00Z" w16du:dateUtc="2026-09-21T18:25:00Z">
        <w:r>
          <w:br/>
        </w:r>
      </w:ins>
      <w:r w:rsidRPr="00870BA1">
        <w:t>A reasonable question for any new translator is why build one when Google Translate is free, fast, and widely available. The comparison below summarizes the specific gaps this system is designed to close; it is not a claim of superior translation quality across the board, since Google Translate remains strong on general-purpose, high-resource-language text.</w:t>
      </w:r>
    </w:p>
    <w:p w14:paraId="7650FCFB" w14:textId="77777777" w:rsidR="00541602" w:rsidRPr="00870BA1" w:rsidRDefault="00541602">
      <w:pPr>
        <w:pPrChange w:id="1856" w:author="Anzalna Saeed" w:date="2026-09-21T23:29:00Z" w16du:dateUtc="2026-09-21T18:29:00Z">
          <w:pPr>
            <w:spacing w:after="160" w:line="276" w:lineRule="auto"/>
          </w:pPr>
        </w:pPrChange>
      </w:pPr>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00"/>
        <w:gridCol w:w="3400"/>
        <w:gridCol w:w="3760"/>
      </w:tblGrid>
      <w:tr w:rsidR="00B02477" w:rsidRPr="00870BA1" w14:paraId="630C44C3" w14:textId="77777777">
        <w:trPr>
          <w:tblHeader/>
        </w:trPr>
        <w:tc>
          <w:tcPr>
            <w:tcW w:w="2200" w:type="dxa"/>
            <w:shd w:val="clear" w:color="auto" w:fill="1F4E5F"/>
            <w:tcMar>
              <w:top w:w="80" w:type="dxa"/>
              <w:left w:w="100" w:type="dxa"/>
              <w:bottom w:w="80" w:type="dxa"/>
              <w:right w:w="100" w:type="dxa"/>
            </w:tcMar>
            <w:vAlign w:val="center"/>
          </w:tcPr>
          <w:p w14:paraId="23F3FB7E" w14:textId="77777777" w:rsidR="00B02477" w:rsidRPr="00870BA1" w:rsidRDefault="00000000" w:rsidP="00541602">
            <w:r w:rsidRPr="00870BA1">
              <w:rPr>
                <w:rPrChange w:id="1857" w:author="Anzalna Saeed" w:date="2026-09-21T23:18:00Z" w16du:dateUtc="2026-09-21T18:18:00Z">
                  <w:rPr>
                    <w:rFonts w:cs="Times New Roman"/>
                    <w:b/>
                    <w:bCs/>
                    <w:color w:val="FFFFFF"/>
                    <w:sz w:val="19"/>
                    <w:szCs w:val="19"/>
                  </w:rPr>
                </w:rPrChange>
              </w:rPr>
              <w:t>Aspect</w:t>
            </w:r>
          </w:p>
        </w:tc>
        <w:tc>
          <w:tcPr>
            <w:tcW w:w="3400" w:type="dxa"/>
            <w:shd w:val="clear" w:color="auto" w:fill="1F4E5F"/>
            <w:tcMar>
              <w:top w:w="80" w:type="dxa"/>
              <w:left w:w="100" w:type="dxa"/>
              <w:bottom w:w="80" w:type="dxa"/>
              <w:right w:w="100" w:type="dxa"/>
            </w:tcMar>
            <w:vAlign w:val="center"/>
          </w:tcPr>
          <w:p w14:paraId="6203E404" w14:textId="77777777" w:rsidR="00B02477" w:rsidRPr="00870BA1" w:rsidRDefault="00000000" w:rsidP="00541602">
            <w:r w:rsidRPr="00870BA1">
              <w:rPr>
                <w:rPrChange w:id="1858" w:author="Anzalna Saeed" w:date="2026-09-21T23:18:00Z" w16du:dateUtc="2026-09-21T18:18:00Z">
                  <w:rPr>
                    <w:rFonts w:cs="Times New Roman"/>
                    <w:b/>
                    <w:bCs/>
                    <w:color w:val="FFFFFF"/>
                    <w:sz w:val="19"/>
                    <w:szCs w:val="19"/>
                  </w:rPr>
                </w:rPrChange>
              </w:rPr>
              <w:t>Google Translate</w:t>
            </w:r>
          </w:p>
        </w:tc>
        <w:tc>
          <w:tcPr>
            <w:tcW w:w="3760" w:type="dxa"/>
            <w:shd w:val="clear" w:color="auto" w:fill="1F4E5F"/>
            <w:tcMar>
              <w:top w:w="80" w:type="dxa"/>
              <w:left w:w="100" w:type="dxa"/>
              <w:bottom w:w="80" w:type="dxa"/>
              <w:right w:w="100" w:type="dxa"/>
            </w:tcMar>
            <w:vAlign w:val="center"/>
          </w:tcPr>
          <w:p w14:paraId="4A4F6616" w14:textId="77777777" w:rsidR="00B02477" w:rsidRPr="00870BA1" w:rsidRDefault="00000000" w:rsidP="00541602">
            <w:r w:rsidRPr="00870BA1">
              <w:rPr>
                <w:rPrChange w:id="1859" w:author="Anzalna Saeed" w:date="2026-09-21T23:18:00Z" w16du:dateUtc="2026-09-21T18:18:00Z">
                  <w:rPr>
                    <w:rFonts w:cs="Times New Roman"/>
                    <w:b/>
                    <w:bCs/>
                    <w:color w:val="FFFFFF"/>
                    <w:sz w:val="19"/>
                    <w:szCs w:val="19"/>
                  </w:rPr>
                </w:rPrChange>
              </w:rPr>
              <w:t>This System</w:t>
            </w:r>
          </w:p>
        </w:tc>
      </w:tr>
      <w:tr w:rsidR="00B02477" w:rsidRPr="00870BA1" w14:paraId="1D4373FD" w14:textId="77777777">
        <w:tc>
          <w:tcPr>
            <w:tcW w:w="2200" w:type="dxa"/>
            <w:tcMar>
              <w:top w:w="80" w:type="dxa"/>
              <w:left w:w="100" w:type="dxa"/>
              <w:bottom w:w="80" w:type="dxa"/>
              <w:right w:w="100" w:type="dxa"/>
            </w:tcMar>
            <w:vAlign w:val="center"/>
          </w:tcPr>
          <w:p w14:paraId="68B6E6D2" w14:textId="77777777" w:rsidR="00B02477" w:rsidRPr="00870BA1" w:rsidRDefault="00000000" w:rsidP="00541602">
            <w:r w:rsidRPr="00870BA1">
              <w:rPr>
                <w:rPrChange w:id="1860" w:author="Anzalna Saeed" w:date="2026-09-21T23:18:00Z" w16du:dateUtc="2026-09-21T18:18:00Z">
                  <w:rPr>
                    <w:rFonts w:cs="Times New Roman"/>
                    <w:color w:val="000000"/>
                    <w:sz w:val="19"/>
                    <w:szCs w:val="19"/>
                  </w:rPr>
                </w:rPrChange>
              </w:rPr>
              <w:t>Technical / CS jargon accuracy</w:t>
            </w:r>
          </w:p>
        </w:tc>
        <w:tc>
          <w:tcPr>
            <w:tcW w:w="3400" w:type="dxa"/>
            <w:tcMar>
              <w:top w:w="80" w:type="dxa"/>
              <w:left w:w="100" w:type="dxa"/>
              <w:bottom w:w="80" w:type="dxa"/>
              <w:right w:w="100" w:type="dxa"/>
            </w:tcMar>
            <w:vAlign w:val="center"/>
          </w:tcPr>
          <w:p w14:paraId="4BC1FB67" w14:textId="77777777" w:rsidR="00B02477" w:rsidRPr="00870BA1" w:rsidRDefault="00000000" w:rsidP="00541602">
            <w:r w:rsidRPr="00870BA1">
              <w:rPr>
                <w:rPrChange w:id="1861" w:author="Anzalna Saeed" w:date="2026-09-21T23:18:00Z" w16du:dateUtc="2026-09-21T18:18:00Z">
                  <w:rPr>
                    <w:rFonts w:cs="Times New Roman"/>
                    <w:color w:val="000000"/>
                    <w:sz w:val="19"/>
                    <w:szCs w:val="19"/>
                  </w:rPr>
                </w:rPrChange>
              </w:rPr>
              <w:t>Frequently translates domain terms literally or word-for-word (see Section 8).</w:t>
            </w:r>
          </w:p>
        </w:tc>
        <w:tc>
          <w:tcPr>
            <w:tcW w:w="3760" w:type="dxa"/>
            <w:tcMar>
              <w:top w:w="80" w:type="dxa"/>
              <w:left w:w="100" w:type="dxa"/>
              <w:bottom w:w="80" w:type="dxa"/>
              <w:right w:w="100" w:type="dxa"/>
            </w:tcMar>
            <w:vAlign w:val="center"/>
          </w:tcPr>
          <w:p w14:paraId="6BD67495" w14:textId="77777777" w:rsidR="00B02477" w:rsidRPr="00870BA1" w:rsidRDefault="00000000" w:rsidP="00541602">
            <w:r w:rsidRPr="00870BA1">
              <w:rPr>
                <w:rPrChange w:id="1862" w:author="Anzalna Saeed" w:date="2026-09-21T23:18:00Z" w16du:dateUtc="2026-09-21T18:18:00Z">
                  <w:rPr>
                    <w:rFonts w:cs="Times New Roman"/>
                    <w:color w:val="000000"/>
                    <w:sz w:val="19"/>
                    <w:szCs w:val="19"/>
                  </w:rPr>
                </w:rPrChange>
              </w:rPr>
              <w:t>Consults an explicit, editable glossary and validation layer tuned specifically for technical terminology.</w:t>
            </w:r>
          </w:p>
        </w:tc>
      </w:tr>
      <w:tr w:rsidR="00B02477" w:rsidRPr="00870BA1" w14:paraId="59CF43E4" w14:textId="77777777">
        <w:tc>
          <w:tcPr>
            <w:tcW w:w="2200" w:type="dxa"/>
            <w:shd w:val="clear" w:color="auto" w:fill="F5F9FA"/>
            <w:tcMar>
              <w:top w:w="80" w:type="dxa"/>
              <w:left w:w="100" w:type="dxa"/>
              <w:bottom w:w="80" w:type="dxa"/>
              <w:right w:w="100" w:type="dxa"/>
            </w:tcMar>
            <w:vAlign w:val="center"/>
          </w:tcPr>
          <w:p w14:paraId="3FC56E20" w14:textId="77777777" w:rsidR="00B02477" w:rsidRPr="00870BA1" w:rsidRDefault="00000000" w:rsidP="00541602">
            <w:r w:rsidRPr="00870BA1">
              <w:rPr>
                <w:rPrChange w:id="1863" w:author="Anzalna Saeed" w:date="2026-09-21T23:18:00Z" w16du:dateUtc="2026-09-21T18:18:00Z">
                  <w:rPr>
                    <w:rFonts w:cs="Times New Roman"/>
                    <w:color w:val="000000"/>
                    <w:sz w:val="19"/>
                    <w:szCs w:val="19"/>
                  </w:rPr>
                </w:rPrChange>
              </w:rPr>
              <w:t>Roman Urdu handling</w:t>
            </w:r>
          </w:p>
        </w:tc>
        <w:tc>
          <w:tcPr>
            <w:tcW w:w="3400" w:type="dxa"/>
            <w:shd w:val="clear" w:color="auto" w:fill="F5F9FA"/>
            <w:tcMar>
              <w:top w:w="80" w:type="dxa"/>
              <w:left w:w="100" w:type="dxa"/>
              <w:bottom w:w="80" w:type="dxa"/>
              <w:right w:w="100" w:type="dxa"/>
            </w:tcMar>
            <w:vAlign w:val="center"/>
          </w:tcPr>
          <w:p w14:paraId="141EAAD4" w14:textId="77777777" w:rsidR="00B02477" w:rsidRPr="00870BA1" w:rsidRDefault="00000000" w:rsidP="00541602">
            <w:r w:rsidRPr="00870BA1">
              <w:rPr>
                <w:rPrChange w:id="1864" w:author="Anzalna Saeed" w:date="2026-09-21T23:18:00Z" w16du:dateUtc="2026-09-21T18:18:00Z">
                  <w:rPr>
                    <w:rFonts w:cs="Times New Roman"/>
                    <w:color w:val="000000"/>
                    <w:sz w:val="19"/>
                    <w:szCs w:val="19"/>
                  </w:rPr>
                </w:rPrChange>
              </w:rPr>
              <w:t>Inconsistent; Roman Urdu is not a first-class supported script and results vary widely.</w:t>
            </w:r>
          </w:p>
        </w:tc>
        <w:tc>
          <w:tcPr>
            <w:tcW w:w="3760" w:type="dxa"/>
            <w:shd w:val="clear" w:color="auto" w:fill="F5F9FA"/>
            <w:tcMar>
              <w:top w:w="80" w:type="dxa"/>
              <w:left w:w="100" w:type="dxa"/>
              <w:bottom w:w="80" w:type="dxa"/>
              <w:right w:w="100" w:type="dxa"/>
            </w:tcMar>
            <w:vAlign w:val="center"/>
          </w:tcPr>
          <w:p w14:paraId="778C3B63" w14:textId="77777777" w:rsidR="00B02477" w:rsidRPr="00870BA1" w:rsidRDefault="00000000" w:rsidP="00541602">
            <w:r w:rsidRPr="00870BA1">
              <w:rPr>
                <w:rPrChange w:id="1865" w:author="Anzalna Saeed" w:date="2026-09-21T23:18:00Z" w16du:dateUtc="2026-09-21T18:18:00Z">
                  <w:rPr>
                    <w:rFonts w:cs="Times New Roman"/>
                    <w:color w:val="000000"/>
                    <w:sz w:val="19"/>
                    <w:szCs w:val="19"/>
                  </w:rPr>
                </w:rPrChange>
              </w:rPr>
              <w:t>Purpose-built language/script detector and normalization step specifically for Roman Urdu, plus a short-form dictionary.</w:t>
            </w:r>
          </w:p>
        </w:tc>
      </w:tr>
      <w:tr w:rsidR="00B02477" w:rsidRPr="00870BA1" w14:paraId="303026C1" w14:textId="77777777">
        <w:tc>
          <w:tcPr>
            <w:tcW w:w="2200" w:type="dxa"/>
            <w:tcMar>
              <w:top w:w="80" w:type="dxa"/>
              <w:left w:w="100" w:type="dxa"/>
              <w:bottom w:w="80" w:type="dxa"/>
              <w:right w:w="100" w:type="dxa"/>
            </w:tcMar>
            <w:vAlign w:val="center"/>
          </w:tcPr>
          <w:p w14:paraId="7F6C76A3" w14:textId="77777777" w:rsidR="00B02477" w:rsidRPr="00870BA1" w:rsidRDefault="00000000" w:rsidP="00541602">
            <w:r w:rsidRPr="00870BA1">
              <w:rPr>
                <w:rPrChange w:id="1866" w:author="Anzalna Saeed" w:date="2026-09-21T23:18:00Z" w16du:dateUtc="2026-09-21T18:18:00Z">
                  <w:rPr>
                    <w:rFonts w:cs="Times New Roman"/>
                    <w:color w:val="000000"/>
                    <w:sz w:val="19"/>
                    <w:szCs w:val="19"/>
                  </w:rPr>
                </w:rPrChange>
              </w:rPr>
              <w:t>Typos &amp; shorthand</w:t>
            </w:r>
          </w:p>
        </w:tc>
        <w:tc>
          <w:tcPr>
            <w:tcW w:w="3400" w:type="dxa"/>
            <w:tcMar>
              <w:top w:w="80" w:type="dxa"/>
              <w:left w:w="100" w:type="dxa"/>
              <w:bottom w:w="80" w:type="dxa"/>
              <w:right w:w="100" w:type="dxa"/>
            </w:tcMar>
            <w:vAlign w:val="center"/>
          </w:tcPr>
          <w:p w14:paraId="7F10523B" w14:textId="77777777" w:rsidR="00B02477" w:rsidRPr="00870BA1" w:rsidRDefault="00000000" w:rsidP="00541602">
            <w:r w:rsidRPr="00870BA1">
              <w:rPr>
                <w:rPrChange w:id="1867" w:author="Anzalna Saeed" w:date="2026-09-21T23:18:00Z" w16du:dateUtc="2026-09-21T18:18:00Z">
                  <w:rPr>
                    <w:rFonts w:cs="Times New Roman"/>
                    <w:color w:val="000000"/>
                    <w:sz w:val="19"/>
                    <w:szCs w:val="19"/>
                  </w:rPr>
                </w:rPrChange>
              </w:rPr>
              <w:t>Limited tolerance; often fails silently on heavily abbreviated chat-style text.</w:t>
            </w:r>
          </w:p>
        </w:tc>
        <w:tc>
          <w:tcPr>
            <w:tcW w:w="3760" w:type="dxa"/>
            <w:tcMar>
              <w:top w:w="80" w:type="dxa"/>
              <w:left w:w="100" w:type="dxa"/>
              <w:bottom w:w="80" w:type="dxa"/>
              <w:right w:w="100" w:type="dxa"/>
            </w:tcMar>
            <w:vAlign w:val="center"/>
          </w:tcPr>
          <w:p w14:paraId="302FADED" w14:textId="77777777" w:rsidR="00B02477" w:rsidRPr="00870BA1" w:rsidRDefault="00000000" w:rsidP="00541602">
            <w:r w:rsidRPr="00870BA1">
              <w:rPr>
                <w:rPrChange w:id="1868" w:author="Anzalna Saeed" w:date="2026-09-21T23:18:00Z" w16du:dateUtc="2026-09-21T18:18:00Z">
                  <w:rPr>
                    <w:rFonts w:cs="Times New Roman"/>
                    <w:color w:val="000000"/>
                    <w:sz w:val="19"/>
                    <w:szCs w:val="19"/>
                  </w:rPr>
                </w:rPrChange>
              </w:rPr>
              <w:t>Dedicated preprocessing step for typo correction and short-form expansion before translation.</w:t>
            </w:r>
          </w:p>
        </w:tc>
      </w:tr>
      <w:tr w:rsidR="00B02477" w:rsidRPr="00870BA1" w14:paraId="1C1600EF" w14:textId="77777777">
        <w:tc>
          <w:tcPr>
            <w:tcW w:w="2200" w:type="dxa"/>
            <w:shd w:val="clear" w:color="auto" w:fill="F5F9FA"/>
            <w:tcMar>
              <w:top w:w="80" w:type="dxa"/>
              <w:left w:w="100" w:type="dxa"/>
              <w:bottom w:w="80" w:type="dxa"/>
              <w:right w:w="100" w:type="dxa"/>
            </w:tcMar>
            <w:vAlign w:val="center"/>
          </w:tcPr>
          <w:p w14:paraId="424B82CB" w14:textId="77777777" w:rsidR="00B02477" w:rsidRPr="00870BA1" w:rsidRDefault="00000000" w:rsidP="00541602">
            <w:r w:rsidRPr="00870BA1">
              <w:rPr>
                <w:rPrChange w:id="1869" w:author="Anzalna Saeed" w:date="2026-09-21T23:18:00Z" w16du:dateUtc="2026-09-21T18:18:00Z">
                  <w:rPr>
                    <w:rFonts w:cs="Times New Roman"/>
                    <w:color w:val="000000"/>
                    <w:sz w:val="19"/>
                    <w:szCs w:val="19"/>
                  </w:rPr>
                </w:rPrChange>
              </w:rPr>
              <w:t>User feedback loop</w:t>
            </w:r>
          </w:p>
        </w:tc>
        <w:tc>
          <w:tcPr>
            <w:tcW w:w="3400" w:type="dxa"/>
            <w:shd w:val="clear" w:color="auto" w:fill="F5F9FA"/>
            <w:tcMar>
              <w:top w:w="80" w:type="dxa"/>
              <w:left w:w="100" w:type="dxa"/>
              <w:bottom w:w="80" w:type="dxa"/>
              <w:right w:w="100" w:type="dxa"/>
            </w:tcMar>
            <w:vAlign w:val="center"/>
          </w:tcPr>
          <w:p w14:paraId="65E586ED" w14:textId="77777777" w:rsidR="00B02477" w:rsidRPr="00870BA1" w:rsidRDefault="00000000" w:rsidP="00541602">
            <w:r w:rsidRPr="00870BA1">
              <w:rPr>
                <w:rPrChange w:id="1870" w:author="Anzalna Saeed" w:date="2026-09-21T23:18:00Z" w16du:dateUtc="2026-09-21T18:18:00Z">
                  <w:rPr>
                    <w:rFonts w:cs="Times New Roman"/>
                    <w:color w:val="000000"/>
                    <w:sz w:val="19"/>
                    <w:szCs w:val="19"/>
                  </w:rPr>
                </w:rPrChange>
              </w:rPr>
              <w:t>No per-translation feedback mechanism feeding back into the product.</w:t>
            </w:r>
          </w:p>
        </w:tc>
        <w:tc>
          <w:tcPr>
            <w:tcW w:w="3760" w:type="dxa"/>
            <w:shd w:val="clear" w:color="auto" w:fill="F5F9FA"/>
            <w:tcMar>
              <w:top w:w="80" w:type="dxa"/>
              <w:left w:w="100" w:type="dxa"/>
              <w:bottom w:w="80" w:type="dxa"/>
              <w:right w:w="100" w:type="dxa"/>
            </w:tcMar>
            <w:vAlign w:val="center"/>
          </w:tcPr>
          <w:p w14:paraId="3176227E" w14:textId="77777777" w:rsidR="00B02477" w:rsidRPr="00870BA1" w:rsidRDefault="00000000" w:rsidP="00541602">
            <w:r w:rsidRPr="00870BA1">
              <w:rPr>
                <w:rPrChange w:id="1871" w:author="Anzalna Saeed" w:date="2026-09-21T23:18:00Z" w16du:dateUtc="2026-09-21T18:18:00Z">
                  <w:rPr>
                    <w:rFonts w:cs="Times New Roman"/>
                    <w:color w:val="000000"/>
                    <w:sz w:val="19"/>
                    <w:szCs w:val="19"/>
                  </w:rPr>
                </w:rPrChange>
              </w:rPr>
              <w:t>Thumbs up/down feedback captured per translation and logged against the raw/validated diff for continuous improvement.</w:t>
            </w:r>
          </w:p>
        </w:tc>
      </w:tr>
      <w:tr w:rsidR="00B02477" w:rsidRPr="00870BA1" w14:paraId="05C5ED09" w14:textId="77777777">
        <w:tc>
          <w:tcPr>
            <w:tcW w:w="2200" w:type="dxa"/>
            <w:tcMar>
              <w:top w:w="80" w:type="dxa"/>
              <w:left w:w="100" w:type="dxa"/>
              <w:bottom w:w="80" w:type="dxa"/>
              <w:right w:w="100" w:type="dxa"/>
            </w:tcMar>
            <w:vAlign w:val="center"/>
          </w:tcPr>
          <w:p w14:paraId="132E9D67" w14:textId="77777777" w:rsidR="00B02477" w:rsidRPr="00870BA1" w:rsidRDefault="00000000" w:rsidP="00541602">
            <w:r w:rsidRPr="00870BA1">
              <w:rPr>
                <w:rPrChange w:id="1872" w:author="Anzalna Saeed" w:date="2026-09-21T23:18:00Z" w16du:dateUtc="2026-09-21T18:18:00Z">
                  <w:rPr>
                    <w:rFonts w:cs="Times New Roman"/>
                    <w:color w:val="000000"/>
                    <w:sz w:val="19"/>
                    <w:szCs w:val="19"/>
                  </w:rPr>
                </w:rPrChange>
              </w:rPr>
              <w:t>Translation history</w:t>
            </w:r>
          </w:p>
        </w:tc>
        <w:tc>
          <w:tcPr>
            <w:tcW w:w="3400" w:type="dxa"/>
            <w:tcMar>
              <w:top w:w="80" w:type="dxa"/>
              <w:left w:w="100" w:type="dxa"/>
              <w:bottom w:w="80" w:type="dxa"/>
              <w:right w:w="100" w:type="dxa"/>
            </w:tcMar>
            <w:vAlign w:val="center"/>
          </w:tcPr>
          <w:p w14:paraId="7E594451" w14:textId="77777777" w:rsidR="00B02477" w:rsidRPr="00870BA1" w:rsidRDefault="00000000" w:rsidP="00541602">
            <w:r w:rsidRPr="00870BA1">
              <w:rPr>
                <w:rPrChange w:id="1873" w:author="Anzalna Saeed" w:date="2026-09-21T23:18:00Z" w16du:dateUtc="2026-09-21T18:18:00Z">
                  <w:rPr>
                    <w:rFonts w:cs="Times New Roman"/>
                    <w:color w:val="000000"/>
                    <w:sz w:val="19"/>
                    <w:szCs w:val="19"/>
                  </w:rPr>
                </w:rPrChange>
              </w:rPr>
              <w:t>No persistent, searchable per-user history within the product.</w:t>
            </w:r>
          </w:p>
        </w:tc>
        <w:tc>
          <w:tcPr>
            <w:tcW w:w="3760" w:type="dxa"/>
            <w:tcMar>
              <w:top w:w="80" w:type="dxa"/>
              <w:left w:w="100" w:type="dxa"/>
              <w:bottom w:w="80" w:type="dxa"/>
              <w:right w:w="100" w:type="dxa"/>
            </w:tcMar>
            <w:vAlign w:val="center"/>
          </w:tcPr>
          <w:p w14:paraId="419ED7B4" w14:textId="77777777" w:rsidR="00B02477" w:rsidRPr="00870BA1" w:rsidRDefault="00000000" w:rsidP="00541602">
            <w:r w:rsidRPr="00870BA1">
              <w:rPr>
                <w:rPrChange w:id="1874" w:author="Anzalna Saeed" w:date="2026-09-21T23:18:00Z" w16du:dateUtc="2026-09-21T18:18:00Z">
                  <w:rPr>
                    <w:rFonts w:cs="Times New Roman"/>
                    <w:color w:val="000000"/>
                    <w:sz w:val="19"/>
                    <w:szCs w:val="19"/>
                  </w:rPr>
                </w:rPrChange>
              </w:rPr>
              <w:t>Full history preserved and searchable per user, as an explicit requirement.</w:t>
            </w:r>
          </w:p>
        </w:tc>
      </w:tr>
      <w:tr w:rsidR="00B02477" w:rsidRPr="00870BA1" w14:paraId="7C9813F5" w14:textId="77777777">
        <w:tc>
          <w:tcPr>
            <w:tcW w:w="2200" w:type="dxa"/>
            <w:shd w:val="clear" w:color="auto" w:fill="F5F9FA"/>
            <w:tcMar>
              <w:top w:w="80" w:type="dxa"/>
              <w:left w:w="100" w:type="dxa"/>
              <w:bottom w:w="80" w:type="dxa"/>
              <w:right w:w="100" w:type="dxa"/>
            </w:tcMar>
            <w:vAlign w:val="center"/>
          </w:tcPr>
          <w:p w14:paraId="1523212D" w14:textId="77777777" w:rsidR="00B02477" w:rsidRPr="00870BA1" w:rsidRDefault="00000000" w:rsidP="00541602">
            <w:r w:rsidRPr="00870BA1">
              <w:rPr>
                <w:rPrChange w:id="1875" w:author="Anzalna Saeed" w:date="2026-09-21T23:18:00Z" w16du:dateUtc="2026-09-21T18:18:00Z">
                  <w:rPr>
                    <w:rFonts w:cs="Times New Roman"/>
                    <w:color w:val="000000"/>
                    <w:sz w:val="19"/>
                    <w:szCs w:val="19"/>
                  </w:rPr>
                </w:rPrChange>
              </w:rPr>
              <w:t>Transparency / confidence</w:t>
            </w:r>
          </w:p>
        </w:tc>
        <w:tc>
          <w:tcPr>
            <w:tcW w:w="3400" w:type="dxa"/>
            <w:shd w:val="clear" w:color="auto" w:fill="F5F9FA"/>
            <w:tcMar>
              <w:top w:w="80" w:type="dxa"/>
              <w:left w:w="100" w:type="dxa"/>
              <w:bottom w:w="80" w:type="dxa"/>
              <w:right w:w="100" w:type="dxa"/>
            </w:tcMar>
            <w:vAlign w:val="center"/>
          </w:tcPr>
          <w:p w14:paraId="7FBC89F2" w14:textId="77777777" w:rsidR="00B02477" w:rsidRPr="00870BA1" w:rsidRDefault="00000000" w:rsidP="00541602">
            <w:r w:rsidRPr="00870BA1">
              <w:rPr>
                <w:rPrChange w:id="1876" w:author="Anzalna Saeed" w:date="2026-09-21T23:18:00Z" w16du:dateUtc="2026-09-21T18:18:00Z">
                  <w:rPr>
                    <w:rFonts w:cs="Times New Roman"/>
                    <w:color w:val="000000"/>
                    <w:sz w:val="19"/>
                    <w:szCs w:val="19"/>
                  </w:rPr>
                </w:rPrChange>
              </w:rPr>
              <w:t>Returns a single output with no confidence signal or alternates.</w:t>
            </w:r>
          </w:p>
        </w:tc>
        <w:tc>
          <w:tcPr>
            <w:tcW w:w="3760" w:type="dxa"/>
            <w:shd w:val="clear" w:color="auto" w:fill="F5F9FA"/>
            <w:tcMar>
              <w:top w:w="80" w:type="dxa"/>
              <w:left w:w="100" w:type="dxa"/>
              <w:bottom w:w="80" w:type="dxa"/>
              <w:right w:w="100" w:type="dxa"/>
            </w:tcMar>
            <w:vAlign w:val="center"/>
          </w:tcPr>
          <w:p w14:paraId="7F04F781" w14:textId="77777777" w:rsidR="00B02477" w:rsidRPr="00870BA1" w:rsidRDefault="00000000" w:rsidP="00541602">
            <w:r w:rsidRPr="00870BA1">
              <w:rPr>
                <w:rPrChange w:id="1877" w:author="Anzalna Saeed" w:date="2026-09-21T23:18:00Z" w16du:dateUtc="2026-09-21T18:18:00Z">
                  <w:rPr>
                    <w:rFonts w:cs="Times New Roman"/>
                    <w:color w:val="000000"/>
                    <w:sz w:val="19"/>
                    <w:szCs w:val="19"/>
                  </w:rPr>
                </w:rPrChange>
              </w:rPr>
              <w:t>Confidence indicator and alternate renderings shown where the validation layer detects ambiguity.</w:t>
            </w:r>
          </w:p>
        </w:tc>
      </w:tr>
      <w:tr w:rsidR="00B02477" w:rsidRPr="00870BA1" w:rsidDel="00571E7A" w14:paraId="73D19CBA" w14:textId="5C5F707F">
        <w:trPr>
          <w:del w:id="1878" w:author="Anzalna Saeed" w:date="2026-09-27T22:20:00Z" w16du:dateUtc="2026-09-27T17:20:00Z"/>
        </w:trPr>
        <w:tc>
          <w:tcPr>
            <w:tcW w:w="2200" w:type="dxa"/>
            <w:tcMar>
              <w:top w:w="80" w:type="dxa"/>
              <w:left w:w="100" w:type="dxa"/>
              <w:bottom w:w="80" w:type="dxa"/>
              <w:right w:w="100" w:type="dxa"/>
            </w:tcMar>
            <w:vAlign w:val="center"/>
          </w:tcPr>
          <w:p w14:paraId="7142A732" w14:textId="243839D7" w:rsidR="00B02477" w:rsidRPr="00870BA1" w:rsidDel="00571E7A" w:rsidRDefault="00000000" w:rsidP="00541602">
            <w:pPr>
              <w:rPr>
                <w:del w:id="1879" w:author="Anzalna Saeed" w:date="2026-09-27T22:20:00Z" w16du:dateUtc="2026-09-27T17:20:00Z"/>
              </w:rPr>
            </w:pPr>
            <w:del w:id="1880" w:author="Anzalna Saeed" w:date="2026-09-27T22:20:00Z" w16du:dateUtc="2026-09-27T17:20:00Z">
              <w:r w:rsidRPr="00870BA1" w:rsidDel="00571E7A">
                <w:rPr>
                  <w:rPrChange w:id="1881" w:author="Anzalna Saeed" w:date="2026-09-21T23:18:00Z" w16du:dateUtc="2026-09-21T18:18:00Z">
                    <w:rPr>
                      <w:rFonts w:cs="Times New Roman"/>
                      <w:color w:val="000000"/>
                      <w:sz w:val="19"/>
                      <w:szCs w:val="19"/>
                    </w:rPr>
                  </w:rPrChange>
                </w:rPr>
                <w:delText>Auditability</w:delText>
              </w:r>
            </w:del>
          </w:p>
        </w:tc>
        <w:tc>
          <w:tcPr>
            <w:tcW w:w="3400" w:type="dxa"/>
            <w:tcMar>
              <w:top w:w="80" w:type="dxa"/>
              <w:left w:w="100" w:type="dxa"/>
              <w:bottom w:w="80" w:type="dxa"/>
              <w:right w:w="100" w:type="dxa"/>
            </w:tcMar>
            <w:vAlign w:val="center"/>
          </w:tcPr>
          <w:p w14:paraId="2515197C" w14:textId="1FB298BE" w:rsidR="00B02477" w:rsidRPr="00870BA1" w:rsidDel="00571E7A" w:rsidRDefault="00000000" w:rsidP="00541602">
            <w:pPr>
              <w:rPr>
                <w:del w:id="1882" w:author="Anzalna Saeed" w:date="2026-09-27T22:20:00Z" w16du:dateUtc="2026-09-27T17:20:00Z"/>
              </w:rPr>
            </w:pPr>
            <w:del w:id="1883" w:author="Anzalna Saeed" w:date="2026-09-27T22:20:00Z" w16du:dateUtc="2026-09-27T17:20:00Z">
              <w:r w:rsidRPr="00870BA1" w:rsidDel="00571E7A">
                <w:rPr>
                  <w:rPrChange w:id="1884" w:author="Anzalna Saeed" w:date="2026-09-21T23:18:00Z" w16du:dateUtc="2026-09-21T18:18:00Z">
                    <w:rPr>
                      <w:rFonts w:cs="Times New Roman"/>
                      <w:color w:val="000000"/>
                      <w:sz w:val="19"/>
                      <w:szCs w:val="19"/>
                    </w:rPr>
                  </w:rPrChange>
                </w:rPr>
                <w:delText>No visibility into how/why a translation was produced.</w:delText>
              </w:r>
            </w:del>
          </w:p>
        </w:tc>
        <w:tc>
          <w:tcPr>
            <w:tcW w:w="3760" w:type="dxa"/>
            <w:tcMar>
              <w:top w:w="80" w:type="dxa"/>
              <w:left w:w="100" w:type="dxa"/>
              <w:bottom w:w="80" w:type="dxa"/>
              <w:right w:w="100" w:type="dxa"/>
            </w:tcMar>
            <w:vAlign w:val="center"/>
          </w:tcPr>
          <w:p w14:paraId="357F6850" w14:textId="4547539C" w:rsidR="00B02477" w:rsidRPr="00870BA1" w:rsidDel="00571E7A" w:rsidRDefault="00000000" w:rsidP="00541602">
            <w:pPr>
              <w:rPr>
                <w:del w:id="1885" w:author="Anzalna Saeed" w:date="2026-09-27T22:20:00Z" w16du:dateUtc="2026-09-27T17:20:00Z"/>
              </w:rPr>
            </w:pPr>
            <w:del w:id="1886" w:author="Anzalna Saeed" w:date="2026-09-27T22:20:00Z" w16du:dateUtc="2026-09-27T17:20:00Z">
              <w:r w:rsidRPr="00870BA1" w:rsidDel="00571E7A">
                <w:rPr>
                  <w:rPrChange w:id="1887" w:author="Anzalna Saeed" w:date="2026-09-21T23:18:00Z" w16du:dateUtc="2026-09-21T18:18:00Z">
                    <w:rPr>
                      <w:rFonts w:cs="Times New Roman"/>
                      <w:color w:val="000000"/>
                      <w:sz w:val="19"/>
                      <w:szCs w:val="19"/>
                    </w:rPr>
                  </w:rPrChange>
                </w:rPr>
                <w:delText>Change-detection/diff log records exactly what the validation layer changed</w:delText>
              </w:r>
            </w:del>
            <w:del w:id="1888" w:author="Anzalna Saeed" w:date="2026-09-22T11:14:00Z" w16du:dateUtc="2026-09-22T06:14:00Z">
              <w:r w:rsidRPr="00870BA1" w:rsidDel="00F4042F">
                <w:rPr>
                  <w:rPrChange w:id="1889" w:author="Anzalna Saeed" w:date="2026-09-21T23:18:00Z" w16du:dateUtc="2026-09-21T18:18:00Z">
                    <w:rPr>
                      <w:rFonts w:cs="Times New Roman"/>
                      <w:color w:val="000000"/>
                      <w:sz w:val="19"/>
                      <w:szCs w:val="19"/>
                    </w:rPr>
                  </w:rPrChange>
                </w:rPr>
                <w:delText xml:space="preserve"> and why</w:delText>
              </w:r>
            </w:del>
            <w:del w:id="1890" w:author="Anzalna Saeed" w:date="2026-09-27T22:20:00Z" w16du:dateUtc="2026-09-27T17:20:00Z">
              <w:r w:rsidRPr="00870BA1" w:rsidDel="00571E7A">
                <w:rPr>
                  <w:rPrChange w:id="1891" w:author="Anzalna Saeed" w:date="2026-09-21T23:18:00Z" w16du:dateUtc="2026-09-21T18:18:00Z">
                    <w:rPr>
                      <w:rFonts w:cs="Times New Roman"/>
                      <w:color w:val="000000"/>
                      <w:sz w:val="19"/>
                      <w:szCs w:val="19"/>
                    </w:rPr>
                  </w:rPrChange>
                </w:rPr>
                <w:delText xml:space="preserve"> (Section 10), enabling audit and dataset-building from real corrections.</w:delText>
              </w:r>
            </w:del>
          </w:p>
        </w:tc>
      </w:tr>
      <w:tr w:rsidR="00B02477" w:rsidRPr="00870BA1" w:rsidDel="00571E7A" w14:paraId="2BD3FE7B" w14:textId="0088A299">
        <w:trPr>
          <w:del w:id="1892" w:author="Anzalna Saeed" w:date="2026-09-27T22:20:00Z" w16du:dateUtc="2026-09-27T17:20:00Z"/>
        </w:trPr>
        <w:tc>
          <w:tcPr>
            <w:tcW w:w="2200" w:type="dxa"/>
            <w:shd w:val="clear" w:color="auto" w:fill="F5F9FA"/>
            <w:tcMar>
              <w:top w:w="80" w:type="dxa"/>
              <w:left w:w="100" w:type="dxa"/>
              <w:bottom w:w="80" w:type="dxa"/>
              <w:right w:w="100" w:type="dxa"/>
            </w:tcMar>
            <w:vAlign w:val="center"/>
          </w:tcPr>
          <w:p w14:paraId="4B767957" w14:textId="1AE88829" w:rsidR="00B02477" w:rsidRPr="00870BA1" w:rsidDel="00571E7A" w:rsidRDefault="00000000" w:rsidP="00541602">
            <w:pPr>
              <w:rPr>
                <w:del w:id="1893" w:author="Anzalna Saeed" w:date="2026-09-27T22:20:00Z" w16du:dateUtc="2026-09-27T17:20:00Z"/>
              </w:rPr>
            </w:pPr>
            <w:del w:id="1894" w:author="Anzalna Saeed" w:date="2026-09-27T22:20:00Z" w16du:dateUtc="2026-09-27T17:20:00Z">
              <w:r w:rsidRPr="00870BA1" w:rsidDel="00571E7A">
                <w:rPr>
                  <w:rPrChange w:id="1895" w:author="Anzalna Saeed" w:date="2026-09-21T23:18:00Z" w16du:dateUtc="2026-09-21T18:18:00Z">
                    <w:rPr>
                      <w:rFonts w:cs="Times New Roman"/>
                      <w:color w:val="000000"/>
                      <w:sz w:val="19"/>
                      <w:szCs w:val="19"/>
                    </w:rPr>
                  </w:rPrChange>
                </w:rPr>
                <w:delText>Customizability</w:delText>
              </w:r>
            </w:del>
          </w:p>
        </w:tc>
        <w:tc>
          <w:tcPr>
            <w:tcW w:w="3400" w:type="dxa"/>
            <w:shd w:val="clear" w:color="auto" w:fill="F5F9FA"/>
            <w:tcMar>
              <w:top w:w="80" w:type="dxa"/>
              <w:left w:w="100" w:type="dxa"/>
              <w:bottom w:w="80" w:type="dxa"/>
              <w:right w:w="100" w:type="dxa"/>
            </w:tcMar>
            <w:vAlign w:val="center"/>
          </w:tcPr>
          <w:p w14:paraId="1B19DC7E" w14:textId="0188737D" w:rsidR="00B02477" w:rsidRPr="00870BA1" w:rsidDel="00571E7A" w:rsidRDefault="00000000" w:rsidP="00541602">
            <w:pPr>
              <w:rPr>
                <w:del w:id="1896" w:author="Anzalna Saeed" w:date="2026-09-27T22:20:00Z" w16du:dateUtc="2026-09-27T17:20:00Z"/>
              </w:rPr>
            </w:pPr>
            <w:del w:id="1897" w:author="Anzalna Saeed" w:date="2026-09-27T22:20:00Z" w16du:dateUtc="2026-09-27T17:20:00Z">
              <w:r w:rsidRPr="00870BA1" w:rsidDel="00571E7A">
                <w:rPr>
                  <w:rPrChange w:id="1898" w:author="Anzalna Saeed" w:date="2026-09-21T23:18:00Z" w16du:dateUtc="2026-09-21T18:18:00Z">
                    <w:rPr>
                      <w:rFonts w:cs="Times New Roman"/>
                      <w:color w:val="000000"/>
                      <w:sz w:val="19"/>
                      <w:szCs w:val="19"/>
                    </w:rPr>
                  </w:rPrChange>
                </w:rPr>
                <w:delText>Fixed, general-purpose model; cannot be tuned to an organization’s own terminology.</w:delText>
              </w:r>
            </w:del>
          </w:p>
        </w:tc>
        <w:tc>
          <w:tcPr>
            <w:tcW w:w="3760" w:type="dxa"/>
            <w:shd w:val="clear" w:color="auto" w:fill="F5F9FA"/>
            <w:tcMar>
              <w:top w:w="80" w:type="dxa"/>
              <w:left w:w="100" w:type="dxa"/>
              <w:bottom w:w="80" w:type="dxa"/>
              <w:right w:w="100" w:type="dxa"/>
            </w:tcMar>
            <w:vAlign w:val="center"/>
          </w:tcPr>
          <w:p w14:paraId="4A2C981A" w14:textId="6038DD24" w:rsidR="00B02477" w:rsidRPr="00870BA1" w:rsidDel="00571E7A" w:rsidRDefault="00000000" w:rsidP="00541602">
            <w:pPr>
              <w:rPr>
                <w:del w:id="1899" w:author="Anzalna Saeed" w:date="2026-09-27T22:20:00Z" w16du:dateUtc="2026-09-27T17:20:00Z"/>
              </w:rPr>
            </w:pPr>
            <w:del w:id="1900" w:author="Anzalna Saeed" w:date="2026-09-27T22:20:00Z" w16du:dateUtc="2026-09-27T17:20:00Z">
              <w:r w:rsidRPr="00870BA1" w:rsidDel="00571E7A">
                <w:rPr>
                  <w:rPrChange w:id="1901" w:author="Anzalna Saeed" w:date="2026-09-21T23:18:00Z" w16du:dateUtc="2026-09-21T18:18:00Z">
                    <w:rPr>
                      <w:rFonts w:cs="Times New Roman"/>
                      <w:color w:val="000000"/>
                      <w:sz w:val="19"/>
                      <w:szCs w:val="19"/>
                    </w:rPr>
                  </w:rPrChange>
                </w:rPr>
                <w:delText>Glossary and validation rules can be extended per domain/organization without retraining the base model.</w:delText>
              </w:r>
            </w:del>
          </w:p>
        </w:tc>
      </w:tr>
    </w:tbl>
    <w:p w14:paraId="7ED670C6" w14:textId="77777777" w:rsidR="00B02477" w:rsidRPr="00870BA1" w:rsidDel="00571E7A" w:rsidRDefault="00B02477">
      <w:pPr>
        <w:spacing w:after="120"/>
        <w:rPr>
          <w:del w:id="1902" w:author="Anzalna Saeed" w:date="2026-09-27T22:21:00Z" w16du:dateUtc="2026-09-27T17:21:00Z"/>
          <w:rFonts w:cs="Times New Roman"/>
        </w:rPr>
      </w:pPr>
    </w:p>
    <w:p w14:paraId="03B14FB3" w14:textId="5050BA7B" w:rsidR="00B02477" w:rsidDel="00541602" w:rsidRDefault="00000000" w:rsidP="00541602">
      <w:pPr>
        <w:rPr>
          <w:del w:id="1903" w:author="Anzalna Saeed" w:date="2026-09-21T23:24:00Z" w16du:dateUtc="2026-09-21T18:24:00Z"/>
        </w:rPr>
      </w:pPr>
      <w:del w:id="1904" w:author="Anzalna Saeed" w:date="2026-09-27T22:21:00Z" w16du:dateUtc="2026-09-27T17:21:00Z">
        <w:r w:rsidRPr="00870BA1" w:rsidDel="00571E7A">
          <w:delText xml:space="preserve">In short: Google Translate optimizes for </w:delText>
        </w:r>
      </w:del>
      <w:del w:id="1905" w:author="Anzalna Saeed" w:date="2026-09-21T23:25:00Z" w16du:dateUtc="2026-09-21T18:25:00Z">
        <w:r w:rsidRPr="00870BA1" w:rsidDel="00870BA1">
          <w:delText xml:space="preserve">broad, </w:delText>
        </w:r>
      </w:del>
      <w:del w:id="1906" w:author="Anzalna Saeed" w:date="2026-09-27T22:21:00Z" w16du:dateUtc="2026-09-27T17:21:00Z">
        <w:r w:rsidRPr="00870BA1" w:rsidDel="00571E7A">
          <w:delText xml:space="preserve">general coverage; this system optimizes specifically for the scenarios its stakeholders identified as painful </w:delText>
        </w:r>
      </w:del>
      <w:del w:id="1907" w:author="Anzalna Saeed" w:date="2026-09-21T23:25:00Z" w16du:dateUtc="2026-09-21T18:25:00Z">
        <w:r w:rsidRPr="00870BA1" w:rsidDel="00870BA1">
          <w:delText xml:space="preserve">— </w:delText>
        </w:r>
      </w:del>
      <w:del w:id="1908" w:author="Anzalna Saeed" w:date="2026-09-27T22:21:00Z" w16du:dateUtc="2026-09-27T17:21:00Z">
        <w:r w:rsidRPr="00870BA1" w:rsidDel="00571E7A">
          <w:delText>technical jargon, Roman Urdu, shorthand, and a feedback loop that lets the product improve</w:delText>
        </w:r>
      </w:del>
      <w:del w:id="1909" w:author="Anzalna Saeed" w:date="2026-09-21T23:26:00Z" w16du:dateUtc="2026-09-21T18:26:00Z">
        <w:r w:rsidRPr="00870BA1" w:rsidDel="00870BA1">
          <w:delText xml:space="preserve"> — by</w:delText>
        </w:r>
      </w:del>
      <w:del w:id="1910" w:author="Anzalna Saeed" w:date="2026-09-27T22:21:00Z" w16du:dateUtc="2026-09-27T17:21:00Z">
        <w:r w:rsidRPr="00870BA1" w:rsidDel="00571E7A">
          <w:delText xml:space="preserve"> wrapping a strong base model rather than competing with it head-on on general translation quality.</w:delText>
        </w:r>
      </w:del>
    </w:p>
    <w:p w14:paraId="1922199D" w14:textId="77777777" w:rsidR="00541602" w:rsidRPr="00870BA1" w:rsidRDefault="00541602">
      <w:pPr>
        <w:rPr>
          <w:ins w:id="1911" w:author="Anzalna Saeed" w:date="2026-09-21T23:31:00Z" w16du:dateUtc="2026-09-21T18:31:00Z"/>
        </w:rPr>
        <w:pPrChange w:id="1912" w:author="Anzalna Saeed" w:date="2026-09-21T23:28:00Z" w16du:dateUtc="2026-09-21T18:28:00Z">
          <w:pPr>
            <w:spacing w:after="160" w:line="276" w:lineRule="auto"/>
          </w:pPr>
        </w:pPrChange>
      </w:pPr>
    </w:p>
    <w:p w14:paraId="444B2B91" w14:textId="23413772" w:rsidR="00B02477" w:rsidRPr="00870BA1" w:rsidDel="00870BA1" w:rsidRDefault="00000000">
      <w:pPr>
        <w:rPr>
          <w:del w:id="1913" w:author="Anzalna Saeed" w:date="2026-09-21T23:24:00Z" w16du:dateUtc="2026-09-21T18:24:00Z"/>
        </w:rPr>
      </w:pPr>
      <w:del w:id="1914" w:author="Anzalna Saeed" w:date="2026-09-21T23:24:00Z" w16du:dateUtc="2026-09-21T18:24:00Z">
        <w:r w:rsidRPr="00870BA1" w:rsidDel="00870BA1">
          <w:br w:type="page"/>
        </w:r>
      </w:del>
    </w:p>
    <w:p w14:paraId="69C3E1E9" w14:textId="77777777" w:rsidR="00870BA1" w:rsidRDefault="00870BA1">
      <w:pPr>
        <w:rPr>
          <w:ins w:id="1915" w:author="Anzalna Saeed" w:date="2026-09-21T23:24:00Z" w16du:dateUtc="2026-09-21T18:24:00Z"/>
          <w:b/>
          <w:bCs/>
          <w:sz w:val="30"/>
          <w:szCs w:val="30"/>
        </w:rPr>
        <w:pPrChange w:id="1916" w:author="Anzalna Saeed" w:date="2026-09-21T23:28:00Z" w16du:dateUtc="2026-09-21T18:28:00Z">
          <w:pPr>
            <w:spacing w:after="160" w:line="276" w:lineRule="auto"/>
          </w:pPr>
        </w:pPrChange>
      </w:pPr>
      <w:bookmarkStart w:id="1917" w:name="_Toc240921980"/>
    </w:p>
    <w:p w14:paraId="12D33398" w14:textId="5C8B5EE2" w:rsidR="00B02477" w:rsidRPr="00870BA1" w:rsidRDefault="00000000">
      <w:pPr>
        <w:pStyle w:val="Heading1"/>
        <w:pPrChange w:id="1918" w:author="Anzalna Saeed" w:date="2026-09-21T23:25:00Z" w16du:dateUtc="2026-09-21T18:25:00Z">
          <w:pPr>
            <w:pStyle w:val="Heading1"/>
            <w:pBdr>
              <w:bottom w:val="single" w:sz="6" w:space="4" w:color="1F4E5F"/>
            </w:pBdr>
            <w:spacing w:before="360" w:after="160"/>
          </w:pPr>
        </w:pPrChange>
      </w:pPr>
      <w:bookmarkStart w:id="1919" w:name="_Toc241440727"/>
      <w:r w:rsidRPr="00870BA1">
        <w:rPr>
          <w:rPrChange w:id="1920" w:author="Anzalna Saeed" w:date="2026-09-21T23:18:00Z" w16du:dateUtc="2026-09-21T18:18:00Z">
            <w:rPr>
              <w:rFonts w:cs="Times New Roman"/>
              <w:bCs/>
              <w:color w:val="1F4E5F"/>
              <w:sz w:val="30"/>
              <w:szCs w:val="30"/>
            </w:rPr>
          </w:rPrChange>
        </w:rPr>
        <w:t>10. Change-Tracking Mechanism</w:t>
      </w:r>
      <w:bookmarkEnd w:id="1917"/>
      <w:bookmarkEnd w:id="1919"/>
    </w:p>
    <w:p w14:paraId="4B6F007F" w14:textId="2E3D0765" w:rsidR="00B02477" w:rsidRPr="00870BA1" w:rsidRDefault="00541602">
      <w:pPr>
        <w:pPrChange w:id="1921" w:author="Anzalna Saeed" w:date="2026-09-21T23:28:00Z" w16du:dateUtc="2026-09-21T18:28:00Z">
          <w:pPr>
            <w:spacing w:after="160" w:line="276" w:lineRule="auto"/>
          </w:pPr>
        </w:pPrChange>
      </w:pPr>
      <w:ins w:id="1922" w:author="Anzalna Saeed" w:date="2026-09-21T23:31:00Z" w16du:dateUtc="2026-09-21T18:31:00Z">
        <w:r>
          <w:br/>
        </w:r>
      </w:ins>
      <w:r w:rsidRPr="00870BA1">
        <w:t xml:space="preserve">Since the system’s core value is the correction layer applied on top of a base model, every translation </w:t>
      </w:r>
      <w:r w:rsidRPr="00870BA1">
        <w:lastRenderedPageBreak/>
        <w:t>request produces two outputs internally: the base model’s raw output, and the validation layer’s corrected output. The system computes and stores a structured diff between the two — conceptually similar to “track changes” in a word processor — so every correction the system makes is visible, reviewable, and reusable.</w:t>
      </w:r>
    </w:p>
    <w:p w14:paraId="7C72DD67" w14:textId="77777777" w:rsidR="00B02477" w:rsidRPr="00870BA1" w:rsidRDefault="00000000">
      <w:pPr>
        <w:pStyle w:val="Heading2"/>
        <w:pPrChange w:id="1923" w:author="Anzalna Saeed" w:date="2026-09-21T23:24:00Z" w16du:dateUtc="2026-09-21T18:24:00Z">
          <w:pPr>
            <w:pStyle w:val="Heading2"/>
            <w:spacing w:before="260"/>
          </w:pPr>
        </w:pPrChange>
      </w:pPr>
      <w:bookmarkStart w:id="1924" w:name="_Toc240921981"/>
      <w:bookmarkStart w:id="1925" w:name="_Toc241440728"/>
      <w:r w:rsidRPr="00870BA1">
        <w:rPr>
          <w:rPrChange w:id="1926" w:author="Anzalna Saeed" w:date="2026-09-21T23:24:00Z" w16du:dateUtc="2026-09-21T18:24:00Z">
            <w:rPr>
              <w:rFonts w:cs="Times New Roman"/>
              <w:bCs/>
              <w:color w:val="1F4E5F"/>
              <w:sz w:val="24"/>
              <w:szCs w:val="24"/>
            </w:rPr>
          </w:rPrChange>
        </w:rPr>
        <w:t>10.1 What Is Tracked</w:t>
      </w:r>
      <w:bookmarkEnd w:id="1924"/>
      <w:bookmarkEnd w:id="1925"/>
    </w:p>
    <w:tbl>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Change w:id="1927" w:author="Anzalna Saeed" w:date="2026-09-27T22:33:00Z" w16du:dateUtc="2026-09-27T17:33:00Z">
          <w:tblPr>
            <w:tblW w:w="936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PrChange>
      </w:tblPr>
      <w:tblGrid>
        <w:gridCol w:w="2155"/>
        <w:gridCol w:w="7205"/>
        <w:tblGridChange w:id="1928">
          <w:tblGrid>
            <w:gridCol w:w="2155"/>
            <w:gridCol w:w="445"/>
            <w:gridCol w:w="6760"/>
          </w:tblGrid>
        </w:tblGridChange>
      </w:tblGrid>
      <w:tr w:rsidR="00B02477" w:rsidRPr="00870BA1" w14:paraId="34D8B8FC" w14:textId="77777777" w:rsidTr="0052165C">
        <w:trPr>
          <w:tblHeader/>
          <w:trPrChange w:id="1929" w:author="Anzalna Saeed" w:date="2026-09-27T22:33:00Z" w16du:dateUtc="2026-09-27T17:33:00Z">
            <w:trPr>
              <w:tblHeader/>
            </w:trPr>
          </w:trPrChange>
        </w:trPr>
        <w:tc>
          <w:tcPr>
            <w:tcW w:w="2155" w:type="dxa"/>
            <w:shd w:val="clear" w:color="auto" w:fill="1F4E5F"/>
            <w:tcMar>
              <w:top w:w="80" w:type="dxa"/>
              <w:left w:w="100" w:type="dxa"/>
              <w:bottom w:w="80" w:type="dxa"/>
              <w:right w:w="100" w:type="dxa"/>
            </w:tcMar>
            <w:vAlign w:val="center"/>
            <w:tcPrChange w:id="1930" w:author="Anzalna Saeed" w:date="2026-09-27T22:33:00Z" w16du:dateUtc="2026-09-27T17:33:00Z">
              <w:tcPr>
                <w:tcW w:w="2600" w:type="dxa"/>
                <w:gridSpan w:val="2"/>
                <w:shd w:val="clear" w:color="auto" w:fill="1F4E5F"/>
                <w:tcMar>
                  <w:top w:w="80" w:type="dxa"/>
                  <w:left w:w="100" w:type="dxa"/>
                  <w:bottom w:w="80" w:type="dxa"/>
                  <w:right w:w="100" w:type="dxa"/>
                </w:tcMar>
                <w:vAlign w:val="center"/>
              </w:tcPr>
            </w:tcPrChange>
          </w:tcPr>
          <w:p w14:paraId="5DA4AD61" w14:textId="77777777" w:rsidR="00B02477" w:rsidRPr="00870BA1" w:rsidRDefault="00000000" w:rsidP="00541602">
            <w:r w:rsidRPr="00870BA1">
              <w:rPr>
                <w:rPrChange w:id="1931" w:author="Anzalna Saeed" w:date="2026-09-21T23:18:00Z" w16du:dateUtc="2026-09-21T18:18:00Z">
                  <w:rPr>
                    <w:rFonts w:cs="Times New Roman"/>
                    <w:b/>
                    <w:bCs/>
                    <w:color w:val="FFFFFF"/>
                    <w:sz w:val="19"/>
                    <w:szCs w:val="19"/>
                  </w:rPr>
                </w:rPrChange>
              </w:rPr>
              <w:t>Field</w:t>
            </w:r>
          </w:p>
        </w:tc>
        <w:tc>
          <w:tcPr>
            <w:tcW w:w="7205" w:type="dxa"/>
            <w:shd w:val="clear" w:color="auto" w:fill="1F4E5F"/>
            <w:tcMar>
              <w:top w:w="80" w:type="dxa"/>
              <w:left w:w="100" w:type="dxa"/>
              <w:bottom w:w="80" w:type="dxa"/>
              <w:right w:w="100" w:type="dxa"/>
            </w:tcMar>
            <w:vAlign w:val="center"/>
            <w:tcPrChange w:id="1932" w:author="Anzalna Saeed" w:date="2026-09-27T22:33:00Z" w16du:dateUtc="2026-09-27T17:33:00Z">
              <w:tcPr>
                <w:tcW w:w="6760" w:type="dxa"/>
                <w:shd w:val="clear" w:color="auto" w:fill="1F4E5F"/>
                <w:tcMar>
                  <w:top w:w="80" w:type="dxa"/>
                  <w:left w:w="100" w:type="dxa"/>
                  <w:bottom w:w="80" w:type="dxa"/>
                  <w:right w:w="100" w:type="dxa"/>
                </w:tcMar>
                <w:vAlign w:val="center"/>
              </w:tcPr>
            </w:tcPrChange>
          </w:tcPr>
          <w:p w14:paraId="119C50E9" w14:textId="77777777" w:rsidR="00B02477" w:rsidRPr="00870BA1" w:rsidRDefault="00000000" w:rsidP="00541602">
            <w:r w:rsidRPr="00870BA1">
              <w:rPr>
                <w:rPrChange w:id="1933" w:author="Anzalna Saeed" w:date="2026-09-21T23:18:00Z" w16du:dateUtc="2026-09-21T18:18:00Z">
                  <w:rPr>
                    <w:rFonts w:cs="Times New Roman"/>
                    <w:b/>
                    <w:bCs/>
                    <w:color w:val="FFFFFF"/>
                    <w:sz w:val="19"/>
                    <w:szCs w:val="19"/>
                  </w:rPr>
                </w:rPrChange>
              </w:rPr>
              <w:t>Purpose</w:t>
            </w:r>
          </w:p>
        </w:tc>
      </w:tr>
      <w:tr w:rsidR="00B02477" w:rsidRPr="00870BA1" w14:paraId="7C3747C1" w14:textId="77777777" w:rsidTr="0052165C">
        <w:tc>
          <w:tcPr>
            <w:tcW w:w="2155" w:type="dxa"/>
            <w:tcMar>
              <w:top w:w="80" w:type="dxa"/>
              <w:left w:w="100" w:type="dxa"/>
              <w:bottom w:w="80" w:type="dxa"/>
              <w:right w:w="100" w:type="dxa"/>
            </w:tcMar>
            <w:vAlign w:val="center"/>
            <w:tcPrChange w:id="1934" w:author="Anzalna Saeed" w:date="2026-09-27T22:33:00Z" w16du:dateUtc="2026-09-27T17:33:00Z">
              <w:tcPr>
                <w:tcW w:w="2600" w:type="dxa"/>
                <w:gridSpan w:val="2"/>
                <w:tcMar>
                  <w:top w:w="80" w:type="dxa"/>
                  <w:left w:w="100" w:type="dxa"/>
                  <w:bottom w:w="80" w:type="dxa"/>
                  <w:right w:w="100" w:type="dxa"/>
                </w:tcMar>
                <w:vAlign w:val="center"/>
              </w:tcPr>
            </w:tcPrChange>
          </w:tcPr>
          <w:p w14:paraId="793D7A2E" w14:textId="77777777" w:rsidR="00B02477" w:rsidRPr="00870BA1" w:rsidRDefault="00000000" w:rsidP="00541602">
            <w:proofErr w:type="spellStart"/>
            <w:r w:rsidRPr="00870BA1">
              <w:rPr>
                <w:rPrChange w:id="1935" w:author="Anzalna Saeed" w:date="2026-09-21T23:18:00Z" w16du:dateUtc="2026-09-21T18:18:00Z">
                  <w:rPr>
                    <w:rFonts w:cs="Times New Roman"/>
                    <w:color w:val="000000"/>
                    <w:sz w:val="19"/>
                    <w:szCs w:val="19"/>
                  </w:rPr>
                </w:rPrChange>
              </w:rPr>
              <w:t>raw_output</w:t>
            </w:r>
            <w:proofErr w:type="spellEnd"/>
          </w:p>
        </w:tc>
        <w:tc>
          <w:tcPr>
            <w:tcW w:w="7205" w:type="dxa"/>
            <w:tcMar>
              <w:top w:w="80" w:type="dxa"/>
              <w:left w:w="100" w:type="dxa"/>
              <w:bottom w:w="80" w:type="dxa"/>
              <w:right w:w="100" w:type="dxa"/>
            </w:tcMar>
            <w:vAlign w:val="center"/>
            <w:tcPrChange w:id="1936" w:author="Anzalna Saeed" w:date="2026-09-27T22:33:00Z" w16du:dateUtc="2026-09-27T17:33:00Z">
              <w:tcPr>
                <w:tcW w:w="6760" w:type="dxa"/>
                <w:tcMar>
                  <w:top w:w="80" w:type="dxa"/>
                  <w:left w:w="100" w:type="dxa"/>
                  <w:bottom w:w="80" w:type="dxa"/>
                  <w:right w:w="100" w:type="dxa"/>
                </w:tcMar>
                <w:vAlign w:val="center"/>
              </w:tcPr>
            </w:tcPrChange>
          </w:tcPr>
          <w:p w14:paraId="4685205C" w14:textId="77777777" w:rsidR="00B02477" w:rsidRPr="00870BA1" w:rsidRDefault="00000000" w:rsidP="00541602">
            <w:r w:rsidRPr="00870BA1">
              <w:rPr>
                <w:rPrChange w:id="1937" w:author="Anzalna Saeed" w:date="2026-09-21T23:18:00Z" w16du:dateUtc="2026-09-21T18:18:00Z">
                  <w:rPr>
                    <w:rFonts w:cs="Times New Roman"/>
                    <w:color w:val="000000"/>
                    <w:sz w:val="19"/>
                    <w:szCs w:val="19"/>
                  </w:rPr>
                </w:rPrChange>
              </w:rPr>
              <w:t>The untouched translation returned by the base model.</w:t>
            </w:r>
          </w:p>
        </w:tc>
      </w:tr>
      <w:tr w:rsidR="00B02477" w:rsidRPr="00870BA1" w14:paraId="49EF6FE4" w14:textId="77777777" w:rsidTr="0052165C">
        <w:tc>
          <w:tcPr>
            <w:tcW w:w="2155" w:type="dxa"/>
            <w:shd w:val="clear" w:color="auto" w:fill="F5F9FA"/>
            <w:tcMar>
              <w:top w:w="80" w:type="dxa"/>
              <w:left w:w="100" w:type="dxa"/>
              <w:bottom w:w="80" w:type="dxa"/>
              <w:right w:w="100" w:type="dxa"/>
            </w:tcMar>
            <w:vAlign w:val="center"/>
            <w:tcPrChange w:id="1938" w:author="Anzalna Saeed" w:date="2026-09-27T22:33:00Z" w16du:dateUtc="2026-09-27T17:33:00Z">
              <w:tcPr>
                <w:tcW w:w="2600" w:type="dxa"/>
                <w:gridSpan w:val="2"/>
                <w:shd w:val="clear" w:color="auto" w:fill="F5F9FA"/>
                <w:tcMar>
                  <w:top w:w="80" w:type="dxa"/>
                  <w:left w:w="100" w:type="dxa"/>
                  <w:bottom w:w="80" w:type="dxa"/>
                  <w:right w:w="100" w:type="dxa"/>
                </w:tcMar>
                <w:vAlign w:val="center"/>
              </w:tcPr>
            </w:tcPrChange>
          </w:tcPr>
          <w:p w14:paraId="6FC8AB40" w14:textId="77777777" w:rsidR="00B02477" w:rsidRPr="00870BA1" w:rsidRDefault="00000000" w:rsidP="00541602">
            <w:proofErr w:type="spellStart"/>
            <w:r w:rsidRPr="00870BA1">
              <w:rPr>
                <w:rPrChange w:id="1939" w:author="Anzalna Saeed" w:date="2026-09-21T23:18:00Z" w16du:dateUtc="2026-09-21T18:18:00Z">
                  <w:rPr>
                    <w:rFonts w:cs="Times New Roman"/>
                    <w:color w:val="000000"/>
                    <w:sz w:val="19"/>
                    <w:szCs w:val="19"/>
                  </w:rPr>
                </w:rPrChange>
              </w:rPr>
              <w:t>validated_output</w:t>
            </w:r>
            <w:proofErr w:type="spellEnd"/>
          </w:p>
        </w:tc>
        <w:tc>
          <w:tcPr>
            <w:tcW w:w="7205" w:type="dxa"/>
            <w:shd w:val="clear" w:color="auto" w:fill="F5F9FA"/>
            <w:tcMar>
              <w:top w:w="80" w:type="dxa"/>
              <w:left w:w="100" w:type="dxa"/>
              <w:bottom w:w="80" w:type="dxa"/>
              <w:right w:w="100" w:type="dxa"/>
            </w:tcMar>
            <w:vAlign w:val="center"/>
            <w:tcPrChange w:id="1940" w:author="Anzalna Saeed" w:date="2026-09-27T22:33:00Z" w16du:dateUtc="2026-09-27T17:33:00Z">
              <w:tcPr>
                <w:tcW w:w="6760" w:type="dxa"/>
                <w:shd w:val="clear" w:color="auto" w:fill="F5F9FA"/>
                <w:tcMar>
                  <w:top w:w="80" w:type="dxa"/>
                  <w:left w:w="100" w:type="dxa"/>
                  <w:bottom w:w="80" w:type="dxa"/>
                  <w:right w:w="100" w:type="dxa"/>
                </w:tcMar>
                <w:vAlign w:val="center"/>
              </w:tcPr>
            </w:tcPrChange>
          </w:tcPr>
          <w:p w14:paraId="005EA513" w14:textId="77777777" w:rsidR="00B02477" w:rsidRPr="00870BA1" w:rsidRDefault="00000000" w:rsidP="00541602">
            <w:r w:rsidRPr="00870BA1">
              <w:rPr>
                <w:rPrChange w:id="1941" w:author="Anzalna Saeed" w:date="2026-09-21T23:18:00Z" w16du:dateUtc="2026-09-21T18:18:00Z">
                  <w:rPr>
                    <w:rFonts w:cs="Times New Roman"/>
                    <w:color w:val="000000"/>
                    <w:sz w:val="19"/>
                    <w:szCs w:val="19"/>
                  </w:rPr>
                </w:rPrChange>
              </w:rPr>
              <w:t>The final translation after the validation layer’s corrections.</w:t>
            </w:r>
          </w:p>
        </w:tc>
      </w:tr>
      <w:tr w:rsidR="00B02477" w:rsidRPr="00870BA1" w14:paraId="7540F92A" w14:textId="77777777" w:rsidTr="0052165C">
        <w:tc>
          <w:tcPr>
            <w:tcW w:w="2155" w:type="dxa"/>
            <w:tcMar>
              <w:top w:w="80" w:type="dxa"/>
              <w:left w:w="100" w:type="dxa"/>
              <w:bottom w:w="80" w:type="dxa"/>
              <w:right w:w="100" w:type="dxa"/>
            </w:tcMar>
            <w:vAlign w:val="center"/>
            <w:tcPrChange w:id="1942" w:author="Anzalna Saeed" w:date="2026-09-27T22:33:00Z" w16du:dateUtc="2026-09-27T17:33:00Z">
              <w:tcPr>
                <w:tcW w:w="2600" w:type="dxa"/>
                <w:gridSpan w:val="2"/>
                <w:tcMar>
                  <w:top w:w="80" w:type="dxa"/>
                  <w:left w:w="100" w:type="dxa"/>
                  <w:bottom w:w="80" w:type="dxa"/>
                  <w:right w:w="100" w:type="dxa"/>
                </w:tcMar>
                <w:vAlign w:val="center"/>
              </w:tcPr>
            </w:tcPrChange>
          </w:tcPr>
          <w:p w14:paraId="01A45B32" w14:textId="77777777" w:rsidR="00B02477" w:rsidRPr="00870BA1" w:rsidRDefault="00000000" w:rsidP="00541602">
            <w:r w:rsidRPr="00870BA1">
              <w:rPr>
                <w:rPrChange w:id="1943" w:author="Anzalna Saeed" w:date="2026-09-21T23:18:00Z" w16du:dateUtc="2026-09-21T18:18:00Z">
                  <w:rPr>
                    <w:rFonts w:cs="Times New Roman"/>
                    <w:color w:val="000000"/>
                    <w:sz w:val="19"/>
                    <w:szCs w:val="19"/>
                  </w:rPr>
                </w:rPrChange>
              </w:rPr>
              <w:t>diff</w:t>
            </w:r>
          </w:p>
        </w:tc>
        <w:tc>
          <w:tcPr>
            <w:tcW w:w="7205" w:type="dxa"/>
            <w:tcMar>
              <w:top w:w="80" w:type="dxa"/>
              <w:left w:w="100" w:type="dxa"/>
              <w:bottom w:w="80" w:type="dxa"/>
              <w:right w:w="100" w:type="dxa"/>
            </w:tcMar>
            <w:vAlign w:val="center"/>
            <w:tcPrChange w:id="1944" w:author="Anzalna Saeed" w:date="2026-09-27T22:33:00Z" w16du:dateUtc="2026-09-27T17:33:00Z">
              <w:tcPr>
                <w:tcW w:w="6760" w:type="dxa"/>
                <w:tcMar>
                  <w:top w:w="80" w:type="dxa"/>
                  <w:left w:w="100" w:type="dxa"/>
                  <w:bottom w:w="80" w:type="dxa"/>
                  <w:right w:w="100" w:type="dxa"/>
                </w:tcMar>
                <w:vAlign w:val="center"/>
              </w:tcPr>
            </w:tcPrChange>
          </w:tcPr>
          <w:p w14:paraId="194B351B" w14:textId="77777777" w:rsidR="00B02477" w:rsidRPr="00870BA1" w:rsidRDefault="00000000" w:rsidP="00541602">
            <w:r w:rsidRPr="00870BA1">
              <w:rPr>
                <w:rPrChange w:id="1945" w:author="Anzalna Saeed" w:date="2026-09-21T23:18:00Z" w16du:dateUtc="2026-09-21T18:18:00Z">
                  <w:rPr>
                    <w:rFonts w:cs="Times New Roman"/>
                    <w:color w:val="000000"/>
                    <w:sz w:val="19"/>
                    <w:szCs w:val="19"/>
                  </w:rPr>
                </w:rPrChange>
              </w:rPr>
              <w:t xml:space="preserve">Token/phrase-level insertions, deletions, and substitutions between </w:t>
            </w:r>
            <w:proofErr w:type="spellStart"/>
            <w:r w:rsidRPr="00870BA1">
              <w:rPr>
                <w:rPrChange w:id="1946" w:author="Anzalna Saeed" w:date="2026-09-21T23:18:00Z" w16du:dateUtc="2026-09-21T18:18:00Z">
                  <w:rPr>
                    <w:rFonts w:cs="Times New Roman"/>
                    <w:color w:val="000000"/>
                    <w:sz w:val="19"/>
                    <w:szCs w:val="19"/>
                  </w:rPr>
                </w:rPrChange>
              </w:rPr>
              <w:t>raw_output</w:t>
            </w:r>
            <w:proofErr w:type="spellEnd"/>
            <w:r w:rsidRPr="00870BA1">
              <w:rPr>
                <w:rPrChange w:id="1947" w:author="Anzalna Saeed" w:date="2026-09-21T23:18:00Z" w16du:dateUtc="2026-09-21T18:18:00Z">
                  <w:rPr>
                    <w:rFonts w:cs="Times New Roman"/>
                    <w:color w:val="000000"/>
                    <w:sz w:val="19"/>
                    <w:szCs w:val="19"/>
                  </w:rPr>
                </w:rPrChange>
              </w:rPr>
              <w:t xml:space="preserve"> and </w:t>
            </w:r>
            <w:proofErr w:type="spellStart"/>
            <w:r w:rsidRPr="00870BA1">
              <w:rPr>
                <w:rPrChange w:id="1948" w:author="Anzalna Saeed" w:date="2026-09-21T23:18:00Z" w16du:dateUtc="2026-09-21T18:18:00Z">
                  <w:rPr>
                    <w:rFonts w:cs="Times New Roman"/>
                    <w:color w:val="000000"/>
                    <w:sz w:val="19"/>
                    <w:szCs w:val="19"/>
                  </w:rPr>
                </w:rPrChange>
              </w:rPr>
              <w:t>validated_output</w:t>
            </w:r>
            <w:proofErr w:type="spellEnd"/>
            <w:r w:rsidRPr="00870BA1">
              <w:rPr>
                <w:rPrChange w:id="1949" w:author="Anzalna Saeed" w:date="2026-09-21T23:18:00Z" w16du:dateUtc="2026-09-21T18:18:00Z">
                  <w:rPr>
                    <w:rFonts w:cs="Times New Roman"/>
                    <w:color w:val="000000"/>
                    <w:sz w:val="19"/>
                    <w:szCs w:val="19"/>
                  </w:rPr>
                </w:rPrChange>
              </w:rPr>
              <w:t>.</w:t>
            </w:r>
          </w:p>
        </w:tc>
      </w:tr>
      <w:tr w:rsidR="00B02477" w:rsidRPr="00870BA1" w14:paraId="76C14FC8" w14:textId="77777777" w:rsidTr="0052165C">
        <w:tc>
          <w:tcPr>
            <w:tcW w:w="2155" w:type="dxa"/>
            <w:shd w:val="clear" w:color="auto" w:fill="F5F9FA"/>
            <w:tcMar>
              <w:top w:w="80" w:type="dxa"/>
              <w:left w:w="100" w:type="dxa"/>
              <w:bottom w:w="80" w:type="dxa"/>
              <w:right w:w="100" w:type="dxa"/>
            </w:tcMar>
            <w:vAlign w:val="center"/>
            <w:tcPrChange w:id="1950" w:author="Anzalna Saeed" w:date="2026-09-27T22:33:00Z" w16du:dateUtc="2026-09-27T17:33:00Z">
              <w:tcPr>
                <w:tcW w:w="2600" w:type="dxa"/>
                <w:gridSpan w:val="2"/>
                <w:shd w:val="clear" w:color="auto" w:fill="F5F9FA"/>
                <w:tcMar>
                  <w:top w:w="80" w:type="dxa"/>
                  <w:left w:w="100" w:type="dxa"/>
                  <w:bottom w:w="80" w:type="dxa"/>
                  <w:right w:w="100" w:type="dxa"/>
                </w:tcMar>
                <w:vAlign w:val="center"/>
              </w:tcPr>
            </w:tcPrChange>
          </w:tcPr>
          <w:p w14:paraId="58A3B9FA" w14:textId="77777777" w:rsidR="00B02477" w:rsidRPr="00870BA1" w:rsidRDefault="00000000" w:rsidP="00541602">
            <w:proofErr w:type="spellStart"/>
            <w:r w:rsidRPr="00870BA1">
              <w:rPr>
                <w:rPrChange w:id="1951" w:author="Anzalna Saeed" w:date="2026-09-21T23:18:00Z" w16du:dateUtc="2026-09-21T18:18:00Z">
                  <w:rPr>
                    <w:rFonts w:cs="Times New Roman"/>
                    <w:color w:val="000000"/>
                    <w:sz w:val="19"/>
                    <w:szCs w:val="19"/>
                  </w:rPr>
                </w:rPrChange>
              </w:rPr>
              <w:t>correction_reason</w:t>
            </w:r>
            <w:proofErr w:type="spellEnd"/>
          </w:p>
        </w:tc>
        <w:tc>
          <w:tcPr>
            <w:tcW w:w="7205" w:type="dxa"/>
            <w:shd w:val="clear" w:color="auto" w:fill="F5F9FA"/>
            <w:tcMar>
              <w:top w:w="80" w:type="dxa"/>
              <w:left w:w="100" w:type="dxa"/>
              <w:bottom w:w="80" w:type="dxa"/>
              <w:right w:w="100" w:type="dxa"/>
            </w:tcMar>
            <w:vAlign w:val="center"/>
            <w:tcPrChange w:id="1952" w:author="Anzalna Saeed" w:date="2026-09-27T22:33:00Z" w16du:dateUtc="2026-09-27T17:33:00Z">
              <w:tcPr>
                <w:tcW w:w="6760" w:type="dxa"/>
                <w:shd w:val="clear" w:color="auto" w:fill="F5F9FA"/>
                <w:tcMar>
                  <w:top w:w="80" w:type="dxa"/>
                  <w:left w:w="100" w:type="dxa"/>
                  <w:bottom w:w="80" w:type="dxa"/>
                  <w:right w:w="100" w:type="dxa"/>
                </w:tcMar>
                <w:vAlign w:val="center"/>
              </w:tcPr>
            </w:tcPrChange>
          </w:tcPr>
          <w:p w14:paraId="1C229BD7" w14:textId="77777777" w:rsidR="00B02477" w:rsidRPr="00870BA1" w:rsidRDefault="00000000" w:rsidP="00541602">
            <w:r w:rsidRPr="00870BA1">
              <w:rPr>
                <w:rPrChange w:id="1953" w:author="Anzalna Saeed" w:date="2026-09-21T23:18:00Z" w16du:dateUtc="2026-09-21T18:18:00Z">
                  <w:rPr>
                    <w:rFonts w:cs="Times New Roman"/>
                    <w:color w:val="000000"/>
                    <w:sz w:val="19"/>
                    <w:szCs w:val="19"/>
                  </w:rPr>
                </w:rPrChange>
              </w:rPr>
              <w:t>Which rule fired: glossary substitution, short-form expansion, typo fix, register adjustment, etc.</w:t>
            </w:r>
          </w:p>
        </w:tc>
      </w:tr>
      <w:tr w:rsidR="00B02477" w:rsidRPr="00870BA1" w14:paraId="07E651D8" w14:textId="77777777" w:rsidTr="0052165C">
        <w:tc>
          <w:tcPr>
            <w:tcW w:w="2155" w:type="dxa"/>
            <w:tcMar>
              <w:top w:w="80" w:type="dxa"/>
              <w:left w:w="100" w:type="dxa"/>
              <w:bottom w:w="80" w:type="dxa"/>
              <w:right w:w="100" w:type="dxa"/>
            </w:tcMar>
            <w:vAlign w:val="center"/>
            <w:tcPrChange w:id="1954" w:author="Anzalna Saeed" w:date="2026-09-27T22:33:00Z" w16du:dateUtc="2026-09-27T17:33:00Z">
              <w:tcPr>
                <w:tcW w:w="2600" w:type="dxa"/>
                <w:gridSpan w:val="2"/>
                <w:tcMar>
                  <w:top w:w="80" w:type="dxa"/>
                  <w:left w:w="100" w:type="dxa"/>
                  <w:bottom w:w="80" w:type="dxa"/>
                  <w:right w:w="100" w:type="dxa"/>
                </w:tcMar>
                <w:vAlign w:val="center"/>
              </w:tcPr>
            </w:tcPrChange>
          </w:tcPr>
          <w:p w14:paraId="711EB333" w14:textId="77777777" w:rsidR="00B02477" w:rsidRPr="00870BA1" w:rsidRDefault="00000000" w:rsidP="00541602">
            <w:proofErr w:type="spellStart"/>
            <w:r w:rsidRPr="00870BA1">
              <w:rPr>
                <w:rPrChange w:id="1955" w:author="Anzalna Saeed" w:date="2026-09-21T23:18:00Z" w16du:dateUtc="2026-09-21T18:18:00Z">
                  <w:rPr>
                    <w:rFonts w:cs="Times New Roman"/>
                    <w:color w:val="000000"/>
                    <w:sz w:val="19"/>
                    <w:szCs w:val="19"/>
                  </w:rPr>
                </w:rPrChange>
              </w:rPr>
              <w:t>confidence_before</w:t>
            </w:r>
            <w:proofErr w:type="spellEnd"/>
            <w:r w:rsidRPr="00870BA1">
              <w:rPr>
                <w:rPrChange w:id="1956" w:author="Anzalna Saeed" w:date="2026-09-21T23:18:00Z" w16du:dateUtc="2026-09-21T18:18:00Z">
                  <w:rPr>
                    <w:rFonts w:cs="Times New Roman"/>
                    <w:color w:val="000000"/>
                    <w:sz w:val="19"/>
                    <w:szCs w:val="19"/>
                  </w:rPr>
                </w:rPrChange>
              </w:rPr>
              <w:t xml:space="preserve"> / </w:t>
            </w:r>
            <w:proofErr w:type="spellStart"/>
            <w:r w:rsidRPr="00870BA1">
              <w:rPr>
                <w:rPrChange w:id="1957" w:author="Anzalna Saeed" w:date="2026-09-21T23:18:00Z" w16du:dateUtc="2026-09-21T18:18:00Z">
                  <w:rPr>
                    <w:rFonts w:cs="Times New Roman"/>
                    <w:color w:val="000000"/>
                    <w:sz w:val="19"/>
                    <w:szCs w:val="19"/>
                  </w:rPr>
                </w:rPrChange>
              </w:rPr>
              <w:t>confidence_after</w:t>
            </w:r>
            <w:proofErr w:type="spellEnd"/>
          </w:p>
        </w:tc>
        <w:tc>
          <w:tcPr>
            <w:tcW w:w="7205" w:type="dxa"/>
            <w:tcMar>
              <w:top w:w="80" w:type="dxa"/>
              <w:left w:w="100" w:type="dxa"/>
              <w:bottom w:w="80" w:type="dxa"/>
              <w:right w:w="100" w:type="dxa"/>
            </w:tcMar>
            <w:vAlign w:val="center"/>
            <w:tcPrChange w:id="1958" w:author="Anzalna Saeed" w:date="2026-09-27T22:33:00Z" w16du:dateUtc="2026-09-27T17:33:00Z">
              <w:tcPr>
                <w:tcW w:w="6760" w:type="dxa"/>
                <w:tcMar>
                  <w:top w:w="80" w:type="dxa"/>
                  <w:left w:w="100" w:type="dxa"/>
                  <w:bottom w:w="80" w:type="dxa"/>
                  <w:right w:w="100" w:type="dxa"/>
                </w:tcMar>
                <w:vAlign w:val="center"/>
              </w:tcPr>
            </w:tcPrChange>
          </w:tcPr>
          <w:p w14:paraId="41CD9BFF" w14:textId="77777777" w:rsidR="00B02477" w:rsidRPr="00870BA1" w:rsidRDefault="00000000" w:rsidP="00541602">
            <w:r w:rsidRPr="00870BA1">
              <w:rPr>
                <w:rPrChange w:id="1959" w:author="Anzalna Saeed" w:date="2026-09-21T23:18:00Z" w16du:dateUtc="2026-09-21T18:18:00Z">
                  <w:rPr>
                    <w:rFonts w:cs="Times New Roman"/>
                    <w:color w:val="000000"/>
                    <w:sz w:val="19"/>
                    <w:szCs w:val="19"/>
                  </w:rPr>
                </w:rPrChange>
              </w:rPr>
              <w:t>Confidence score of the translation before and after validation.</w:t>
            </w:r>
          </w:p>
        </w:tc>
      </w:tr>
      <w:tr w:rsidR="00B02477" w:rsidRPr="00870BA1" w14:paraId="09916415" w14:textId="77777777" w:rsidTr="0052165C">
        <w:tc>
          <w:tcPr>
            <w:tcW w:w="2155" w:type="dxa"/>
            <w:shd w:val="clear" w:color="auto" w:fill="F5F9FA"/>
            <w:tcMar>
              <w:top w:w="80" w:type="dxa"/>
              <w:left w:w="100" w:type="dxa"/>
              <w:bottom w:w="80" w:type="dxa"/>
              <w:right w:w="100" w:type="dxa"/>
            </w:tcMar>
            <w:vAlign w:val="center"/>
            <w:tcPrChange w:id="1960" w:author="Anzalna Saeed" w:date="2026-09-27T22:33:00Z" w16du:dateUtc="2026-09-27T17:33:00Z">
              <w:tcPr>
                <w:tcW w:w="2600" w:type="dxa"/>
                <w:gridSpan w:val="2"/>
                <w:shd w:val="clear" w:color="auto" w:fill="F5F9FA"/>
                <w:tcMar>
                  <w:top w:w="80" w:type="dxa"/>
                  <w:left w:w="100" w:type="dxa"/>
                  <w:bottom w:w="80" w:type="dxa"/>
                  <w:right w:w="100" w:type="dxa"/>
                </w:tcMar>
                <w:vAlign w:val="center"/>
              </w:tcPr>
            </w:tcPrChange>
          </w:tcPr>
          <w:p w14:paraId="29DE7488" w14:textId="77777777" w:rsidR="00B02477" w:rsidRPr="00870BA1" w:rsidRDefault="00000000" w:rsidP="00541602">
            <w:r w:rsidRPr="00870BA1">
              <w:rPr>
                <w:rPrChange w:id="1961" w:author="Anzalna Saeed" w:date="2026-09-21T23:18:00Z" w16du:dateUtc="2026-09-21T18:18:00Z">
                  <w:rPr>
                    <w:rFonts w:cs="Times New Roman"/>
                    <w:color w:val="000000"/>
                    <w:sz w:val="19"/>
                    <w:szCs w:val="19"/>
                  </w:rPr>
                </w:rPrChange>
              </w:rPr>
              <w:t>timestamp</w:t>
            </w:r>
          </w:p>
        </w:tc>
        <w:tc>
          <w:tcPr>
            <w:tcW w:w="7205" w:type="dxa"/>
            <w:shd w:val="clear" w:color="auto" w:fill="F5F9FA"/>
            <w:tcMar>
              <w:top w:w="80" w:type="dxa"/>
              <w:left w:w="100" w:type="dxa"/>
              <w:bottom w:w="80" w:type="dxa"/>
              <w:right w:w="100" w:type="dxa"/>
            </w:tcMar>
            <w:vAlign w:val="center"/>
            <w:tcPrChange w:id="1962" w:author="Anzalna Saeed" w:date="2026-09-27T22:33:00Z" w16du:dateUtc="2026-09-27T17:33:00Z">
              <w:tcPr>
                <w:tcW w:w="6760" w:type="dxa"/>
                <w:shd w:val="clear" w:color="auto" w:fill="F5F9FA"/>
                <w:tcMar>
                  <w:top w:w="80" w:type="dxa"/>
                  <w:left w:w="100" w:type="dxa"/>
                  <w:bottom w:w="80" w:type="dxa"/>
                  <w:right w:w="100" w:type="dxa"/>
                </w:tcMar>
                <w:vAlign w:val="center"/>
              </w:tcPr>
            </w:tcPrChange>
          </w:tcPr>
          <w:p w14:paraId="56294D90" w14:textId="77777777" w:rsidR="00B02477" w:rsidRPr="00870BA1" w:rsidRDefault="00000000" w:rsidP="00541602">
            <w:r w:rsidRPr="00870BA1">
              <w:rPr>
                <w:rPrChange w:id="1963" w:author="Anzalna Saeed" w:date="2026-09-21T23:18:00Z" w16du:dateUtc="2026-09-21T18:18:00Z">
                  <w:rPr>
                    <w:rFonts w:cs="Times New Roman"/>
                    <w:color w:val="000000"/>
                    <w:sz w:val="19"/>
                    <w:szCs w:val="19"/>
                  </w:rPr>
                </w:rPrChange>
              </w:rPr>
              <w:t>When the correction was made — supports trend analysis over time.</w:t>
            </w:r>
          </w:p>
        </w:tc>
      </w:tr>
    </w:tbl>
    <w:p w14:paraId="29B93A25" w14:textId="77777777" w:rsidR="00B02477" w:rsidRPr="00870BA1" w:rsidRDefault="00B02477">
      <w:pPr>
        <w:spacing w:after="120"/>
        <w:rPr>
          <w:rFonts w:cs="Times New Roman"/>
        </w:rPr>
      </w:pPr>
    </w:p>
    <w:p w14:paraId="41F85FFA" w14:textId="77777777" w:rsidR="00B02477" w:rsidRPr="00870BA1" w:rsidRDefault="00000000">
      <w:pPr>
        <w:pStyle w:val="Heading2"/>
        <w:pPrChange w:id="1964" w:author="Anzalna Saeed" w:date="2026-09-21T23:24:00Z" w16du:dateUtc="2026-09-21T18:24:00Z">
          <w:pPr>
            <w:pStyle w:val="Heading2"/>
            <w:spacing w:before="260"/>
          </w:pPr>
        </w:pPrChange>
      </w:pPr>
      <w:bookmarkStart w:id="1965" w:name="_Toc240921982"/>
      <w:bookmarkStart w:id="1966" w:name="_Toc241440729"/>
      <w:r w:rsidRPr="00870BA1">
        <w:rPr>
          <w:rPrChange w:id="1967" w:author="Anzalna Saeed" w:date="2026-09-21T23:24:00Z" w16du:dateUtc="2026-09-21T18:24:00Z">
            <w:rPr>
              <w:rFonts w:cs="Times New Roman"/>
              <w:bCs/>
              <w:color w:val="1F4E5F"/>
              <w:sz w:val="24"/>
              <w:szCs w:val="24"/>
            </w:rPr>
          </w:rPrChange>
        </w:rPr>
        <w:t>10.2 Why This Matters</w:t>
      </w:r>
      <w:bookmarkEnd w:id="1965"/>
      <w:bookmarkEnd w:id="1966"/>
    </w:p>
    <w:p w14:paraId="7086DF0C" w14:textId="77777777" w:rsidR="00B02477" w:rsidRPr="00541602" w:rsidRDefault="00000000">
      <w:pPr>
        <w:pStyle w:val="ListParagraph"/>
        <w:numPr>
          <w:ilvl w:val="0"/>
          <w:numId w:val="2"/>
        </w:numPr>
        <w:spacing w:after="80" w:line="270" w:lineRule="auto"/>
        <w:rPr>
          <w:rFonts w:ascii="Times New Roman" w:hAnsi="Times New Roman" w:cs="Times New Roman"/>
          <w:color w:val="000000" w:themeColor="text1"/>
          <w:sz w:val="24"/>
          <w:szCs w:val="24"/>
          <w:rPrChange w:id="1968" w:author="Anzalna Saeed" w:date="2026-09-21T23:30:00Z" w16du:dateUtc="2026-09-21T18:30:00Z">
            <w:rPr/>
          </w:rPrChange>
        </w:rPr>
      </w:pPr>
      <w:r w:rsidRPr="00541602">
        <w:rPr>
          <w:rFonts w:ascii="Times New Roman" w:hAnsi="Times New Roman" w:cs="Times New Roman"/>
          <w:color w:val="000000" w:themeColor="text1"/>
          <w:sz w:val="24"/>
          <w:szCs w:val="24"/>
          <w:rPrChange w:id="1969" w:author="Anzalna Saeed" w:date="2026-09-21T23:30:00Z" w16du:dateUtc="2026-09-21T18:30:00Z">
            <w:rPr/>
          </w:rPrChange>
        </w:rPr>
        <w:t>Evaluation: correction rate and correction type become measurable metrics (e.g., “34% of jargon-tagged sentences required a glossary substitution”), directly supporting Sections 6–8.</w:t>
      </w:r>
    </w:p>
    <w:p w14:paraId="0127B86A" w14:textId="46A0722A" w:rsidR="00B02477" w:rsidRPr="00541602" w:rsidRDefault="00000000">
      <w:pPr>
        <w:pStyle w:val="ListParagraph"/>
        <w:numPr>
          <w:ilvl w:val="0"/>
          <w:numId w:val="2"/>
        </w:numPr>
        <w:spacing w:after="80" w:line="270" w:lineRule="auto"/>
        <w:rPr>
          <w:rFonts w:ascii="Times New Roman" w:hAnsi="Times New Roman" w:cs="Times New Roman"/>
          <w:color w:val="000000" w:themeColor="text1"/>
          <w:sz w:val="24"/>
          <w:szCs w:val="24"/>
          <w:rPrChange w:id="1970" w:author="Anzalna Saeed" w:date="2026-09-21T23:30:00Z" w16du:dateUtc="2026-09-21T18:30:00Z">
            <w:rPr/>
          </w:rPrChange>
        </w:rPr>
      </w:pPr>
      <w:r w:rsidRPr="00541602">
        <w:rPr>
          <w:rFonts w:ascii="Times New Roman" w:hAnsi="Times New Roman" w:cs="Times New Roman"/>
          <w:color w:val="000000" w:themeColor="text1"/>
          <w:sz w:val="24"/>
          <w:szCs w:val="24"/>
          <w:rPrChange w:id="1971" w:author="Anzalna Saeed" w:date="2026-09-21T23:30:00Z" w16du:dateUtc="2026-09-21T18:30:00Z">
            <w:rPr/>
          </w:rPrChange>
        </w:rPr>
        <w:t xml:space="preserve">Dataset growth: sentences where the validation layer made a significant correction are </w:t>
      </w:r>
      <w:ins w:id="1972" w:author="Anzalna Saeed" w:date="2026-09-27T22:22:00Z" w16du:dateUtc="2026-09-27T17:22:00Z">
        <w:r w:rsidR="00530E52">
          <w:rPr>
            <w:rFonts w:ascii="Times New Roman" w:hAnsi="Times New Roman" w:cs="Times New Roman"/>
            <w:color w:val="000000" w:themeColor="text1"/>
            <w:sz w:val="24"/>
            <w:szCs w:val="24"/>
          </w:rPr>
          <w:t xml:space="preserve">should be </w:t>
        </w:r>
      </w:ins>
      <w:del w:id="1973" w:author="Anzalna Saeed" w:date="2026-09-27T22:22:00Z" w16du:dateUtc="2026-09-27T17:22:00Z">
        <w:r w:rsidRPr="00541602" w:rsidDel="00530E52">
          <w:rPr>
            <w:rFonts w:ascii="Times New Roman" w:hAnsi="Times New Roman" w:cs="Times New Roman"/>
            <w:color w:val="000000" w:themeColor="text1"/>
            <w:sz w:val="24"/>
            <w:szCs w:val="24"/>
            <w:rPrChange w:id="1974" w:author="Anzalna Saeed" w:date="2026-09-21T23:30:00Z" w16du:dateUtc="2026-09-21T18:30:00Z">
              <w:rPr/>
            </w:rPrChange>
          </w:rPr>
          <w:delText xml:space="preserve">strong candidates to </w:delText>
        </w:r>
      </w:del>
      <w:r w:rsidRPr="00541602">
        <w:rPr>
          <w:rFonts w:ascii="Times New Roman" w:hAnsi="Times New Roman" w:cs="Times New Roman"/>
          <w:color w:val="000000" w:themeColor="text1"/>
          <w:sz w:val="24"/>
          <w:szCs w:val="24"/>
          <w:rPrChange w:id="1975" w:author="Anzalna Saeed" w:date="2026-09-21T23:30:00Z" w16du:dateUtc="2026-09-21T18:30:00Z">
            <w:rPr/>
          </w:rPrChange>
        </w:rPr>
        <w:t>add</w:t>
      </w:r>
      <w:ins w:id="1976" w:author="Anzalna Saeed" w:date="2026-09-27T22:22:00Z" w16du:dateUtc="2026-09-27T17:22:00Z">
        <w:r w:rsidR="00530E52">
          <w:rPr>
            <w:rFonts w:ascii="Times New Roman" w:hAnsi="Times New Roman" w:cs="Times New Roman"/>
            <w:color w:val="000000" w:themeColor="text1"/>
            <w:sz w:val="24"/>
            <w:szCs w:val="24"/>
          </w:rPr>
          <w:t>ed</w:t>
        </w:r>
      </w:ins>
      <w:r w:rsidRPr="00541602">
        <w:rPr>
          <w:rFonts w:ascii="Times New Roman" w:hAnsi="Times New Roman" w:cs="Times New Roman"/>
          <w:color w:val="000000" w:themeColor="text1"/>
          <w:sz w:val="24"/>
          <w:szCs w:val="24"/>
          <w:rPrChange w:id="1977" w:author="Anzalna Saeed" w:date="2026-09-21T23:30:00Z" w16du:dateUtc="2026-09-21T18:30:00Z">
            <w:rPr/>
          </w:rPrChange>
        </w:rPr>
        <w:t xml:space="preserve"> to the evaluation</w:t>
      </w:r>
      <w:del w:id="1978" w:author="Anzalna Saeed" w:date="2026-09-27T22:22:00Z" w16du:dateUtc="2026-09-27T17:22:00Z">
        <w:r w:rsidRPr="00541602" w:rsidDel="00530E52">
          <w:rPr>
            <w:rFonts w:ascii="Times New Roman" w:hAnsi="Times New Roman" w:cs="Times New Roman"/>
            <w:color w:val="000000" w:themeColor="text1"/>
            <w:sz w:val="24"/>
            <w:szCs w:val="24"/>
            <w:rPrChange w:id="1979" w:author="Anzalna Saeed" w:date="2026-09-21T23:30:00Z" w16du:dateUtc="2026-09-21T18:30:00Z">
              <w:rPr/>
            </w:rPrChange>
          </w:rPr>
          <w:delText>/glossary</w:delText>
        </w:r>
      </w:del>
      <w:r w:rsidRPr="00541602">
        <w:rPr>
          <w:rFonts w:ascii="Times New Roman" w:hAnsi="Times New Roman" w:cs="Times New Roman"/>
          <w:color w:val="000000" w:themeColor="text1"/>
          <w:sz w:val="24"/>
          <w:szCs w:val="24"/>
          <w:rPrChange w:id="1980" w:author="Anzalna Saeed" w:date="2026-09-21T23:30:00Z" w16du:dateUtc="2026-09-21T18:30:00Z">
            <w:rPr/>
          </w:rPrChange>
        </w:rPr>
        <w:t xml:space="preserve"> dataset, since they represent confirmed base-model weaknesses.</w:t>
      </w:r>
    </w:p>
    <w:p w14:paraId="6BDA6118" w14:textId="526EA2F1" w:rsidR="00B02477" w:rsidRPr="00541602" w:rsidRDefault="00000000">
      <w:pPr>
        <w:pStyle w:val="ListParagraph"/>
        <w:numPr>
          <w:ilvl w:val="0"/>
          <w:numId w:val="2"/>
        </w:numPr>
        <w:spacing w:after="80" w:line="270" w:lineRule="auto"/>
        <w:rPr>
          <w:rFonts w:ascii="Times New Roman" w:hAnsi="Times New Roman" w:cs="Times New Roman"/>
          <w:color w:val="000000" w:themeColor="text1"/>
          <w:sz w:val="24"/>
          <w:szCs w:val="24"/>
          <w:rPrChange w:id="1981" w:author="Anzalna Saeed" w:date="2026-09-21T23:30:00Z" w16du:dateUtc="2026-09-21T18:30:00Z">
            <w:rPr/>
          </w:rPrChange>
        </w:rPr>
      </w:pPr>
      <w:r w:rsidRPr="00541602">
        <w:rPr>
          <w:rFonts w:ascii="Times New Roman" w:hAnsi="Times New Roman" w:cs="Times New Roman"/>
          <w:color w:val="000000" w:themeColor="text1"/>
          <w:sz w:val="24"/>
          <w:szCs w:val="24"/>
          <w:rPrChange w:id="1982" w:author="Anzalna Saeed" w:date="2026-09-21T23:30:00Z" w16du:dateUtc="2026-09-21T18:30:00Z">
            <w:rPr/>
          </w:rPrChange>
        </w:rPr>
        <w:t>Debugging &amp; trust: if a user flags a translation as wrong</w:t>
      </w:r>
      <w:del w:id="1983" w:author="Anzalna Saeed" w:date="2026-09-27T22:22:00Z" w16du:dateUtc="2026-09-27T17:22:00Z">
        <w:r w:rsidRPr="00541602" w:rsidDel="00530E52">
          <w:rPr>
            <w:rFonts w:ascii="Times New Roman" w:hAnsi="Times New Roman" w:cs="Times New Roman"/>
            <w:color w:val="000000" w:themeColor="text1"/>
            <w:sz w:val="24"/>
            <w:szCs w:val="24"/>
            <w:rPrChange w:id="1984" w:author="Anzalna Saeed" w:date="2026-09-21T23:30:00Z" w16du:dateUtc="2026-09-21T18:30:00Z">
              <w:rPr/>
            </w:rPrChange>
          </w:rPr>
          <w:delText xml:space="preserve"> (Section 3, UC-05)</w:delText>
        </w:r>
      </w:del>
      <w:r w:rsidRPr="00541602">
        <w:rPr>
          <w:rFonts w:ascii="Times New Roman" w:hAnsi="Times New Roman" w:cs="Times New Roman"/>
          <w:color w:val="000000" w:themeColor="text1"/>
          <w:sz w:val="24"/>
          <w:szCs w:val="24"/>
          <w:rPrChange w:id="1985" w:author="Anzalna Saeed" w:date="2026-09-21T23:30:00Z" w16du:dateUtc="2026-09-21T18:30:00Z">
            <w:rPr/>
          </w:rPrChange>
        </w:rPr>
        <w:t>, the diff log shows immediately whether the error originated in the base model or was introduced/missed by the validation layer.</w:t>
      </w:r>
    </w:p>
    <w:p w14:paraId="33CBC477" w14:textId="77777777" w:rsidR="00B02477" w:rsidRPr="00541602" w:rsidRDefault="00000000">
      <w:pPr>
        <w:pStyle w:val="ListParagraph"/>
        <w:numPr>
          <w:ilvl w:val="0"/>
          <w:numId w:val="2"/>
        </w:numPr>
        <w:spacing w:after="80" w:line="270" w:lineRule="auto"/>
        <w:rPr>
          <w:rFonts w:ascii="Times New Roman" w:hAnsi="Times New Roman" w:cs="Times New Roman"/>
          <w:color w:val="000000" w:themeColor="text1"/>
          <w:sz w:val="24"/>
          <w:szCs w:val="24"/>
          <w:rPrChange w:id="1986" w:author="Anzalna Saeed" w:date="2026-09-21T23:30:00Z" w16du:dateUtc="2026-09-21T18:30:00Z">
            <w:rPr/>
          </w:rPrChange>
        </w:rPr>
      </w:pPr>
      <w:r w:rsidRPr="00541602">
        <w:rPr>
          <w:rFonts w:ascii="Times New Roman" w:hAnsi="Times New Roman" w:cs="Times New Roman"/>
          <w:color w:val="000000" w:themeColor="text1"/>
          <w:sz w:val="24"/>
          <w:szCs w:val="24"/>
          <w:rPrChange w:id="1987" w:author="Anzalna Saeed" w:date="2026-09-21T23:30:00Z" w16du:dateUtc="2026-09-21T18:30:00Z">
            <w:rPr/>
          </w:rPrChange>
        </w:rPr>
        <w:t>Regression detection: if the base model is swapped or updated (NFR-07), comparing new diffs against historical ones flags any drop in correction quality.</w:t>
      </w:r>
    </w:p>
    <w:p w14:paraId="2B3CDA14" w14:textId="77777777" w:rsidR="00B02477" w:rsidRPr="00870BA1" w:rsidRDefault="00000000">
      <w:pPr>
        <w:pStyle w:val="Heading2"/>
        <w:pPrChange w:id="1988" w:author="Anzalna Saeed" w:date="2026-09-21T23:24:00Z" w16du:dateUtc="2026-09-21T18:24:00Z">
          <w:pPr>
            <w:pStyle w:val="Heading2"/>
            <w:spacing w:before="260"/>
          </w:pPr>
        </w:pPrChange>
      </w:pPr>
      <w:bookmarkStart w:id="1989" w:name="_Toc240921983"/>
      <w:bookmarkStart w:id="1990" w:name="_Toc241440730"/>
      <w:r w:rsidRPr="00870BA1">
        <w:rPr>
          <w:rPrChange w:id="1991" w:author="Anzalna Saeed" w:date="2026-09-21T23:24:00Z" w16du:dateUtc="2026-09-21T18:24:00Z">
            <w:rPr>
              <w:rFonts w:cs="Times New Roman"/>
              <w:bCs/>
              <w:color w:val="1F4E5F"/>
              <w:sz w:val="24"/>
              <w:szCs w:val="24"/>
            </w:rPr>
          </w:rPrChange>
        </w:rPr>
        <w:t>10.3 Relationship to User-Facing Feedback</w:t>
      </w:r>
      <w:bookmarkEnd w:id="1989"/>
      <w:bookmarkEnd w:id="1990"/>
    </w:p>
    <w:p w14:paraId="58870ABB" w14:textId="4CFA0203" w:rsidR="00B02477" w:rsidRPr="00870BA1" w:rsidRDefault="00000000">
      <w:pPr>
        <w:pPrChange w:id="1992" w:author="Anzalna Saeed" w:date="2026-09-21T23:30:00Z" w16du:dateUtc="2026-09-21T18:30:00Z">
          <w:pPr>
            <w:spacing w:after="160" w:line="276" w:lineRule="auto"/>
          </w:pPr>
        </w:pPrChange>
      </w:pPr>
      <w:r w:rsidRPr="00870BA1">
        <w:t xml:space="preserve">The thumbs up/down feedback (FR-07, UC-05) is stored linked to the same </w:t>
      </w:r>
      <w:proofErr w:type="spellStart"/>
      <w:r w:rsidRPr="00870BA1">
        <w:t>translation_id</w:t>
      </w:r>
      <w:proofErr w:type="spellEnd"/>
      <w:r w:rsidRPr="00870BA1">
        <w:t xml:space="preserve"> as the diff record. This means every piece of user feedback can be traced to exactly what the base model originally produced and exactly what the validation layer changed</w:t>
      </w:r>
      <w:ins w:id="1993" w:author="Anzalna Saeed" w:date="2026-09-22T11:14:00Z" w16du:dateUtc="2026-09-22T06:14:00Z">
        <w:r w:rsidR="00F4042F">
          <w:t xml:space="preserve">, </w:t>
        </w:r>
      </w:ins>
      <w:del w:id="1994" w:author="Anzalna Saeed" w:date="2026-09-22T11:14:00Z" w16du:dateUtc="2026-09-22T06:14:00Z">
        <w:r w:rsidRPr="00870BA1" w:rsidDel="00F4042F">
          <w:delText xml:space="preserve"> — </w:delText>
        </w:r>
      </w:del>
      <w:r w:rsidRPr="00870BA1">
        <w:t>giving a complete, auditable trail from raw MT output, through correction, to end-user judgment.</w:t>
      </w:r>
      <w:ins w:id="1995" w:author="Anzalna Saeed" w:date="2026-09-21T23:34:00Z" w16du:dateUtc="2026-09-21T18:34:00Z">
        <w:r w:rsidR="00541602">
          <w:br/>
        </w:r>
      </w:ins>
    </w:p>
    <w:p w14:paraId="4FB37D20" w14:textId="77777777" w:rsidR="00B02477" w:rsidRPr="00870BA1" w:rsidRDefault="00000000">
      <w:pPr>
        <w:pStyle w:val="Heading1"/>
        <w:pPrChange w:id="1996" w:author="Anzalna Saeed" w:date="2026-09-21T23:24:00Z" w16du:dateUtc="2026-09-21T18:24:00Z">
          <w:pPr>
            <w:pStyle w:val="Heading1"/>
            <w:pBdr>
              <w:bottom w:val="single" w:sz="6" w:space="4" w:color="1F4E5F"/>
            </w:pBdr>
            <w:spacing w:before="360" w:after="160"/>
          </w:pPr>
        </w:pPrChange>
      </w:pPr>
      <w:bookmarkStart w:id="1997" w:name="_Toc240921984"/>
      <w:bookmarkStart w:id="1998" w:name="_Toc241440731"/>
      <w:r w:rsidRPr="00870BA1">
        <w:rPr>
          <w:rPrChange w:id="1999" w:author="Anzalna Saeed" w:date="2026-09-21T23:24:00Z" w16du:dateUtc="2026-09-21T18:24:00Z">
            <w:rPr>
              <w:rFonts w:cs="Times New Roman"/>
              <w:bCs/>
              <w:color w:val="1F4E5F"/>
              <w:sz w:val="30"/>
              <w:szCs w:val="30"/>
            </w:rPr>
          </w:rPrChange>
        </w:rPr>
        <w:t>11. Conclusion</w:t>
      </w:r>
      <w:bookmarkEnd w:id="1997"/>
      <w:bookmarkEnd w:id="1998"/>
    </w:p>
    <w:p w14:paraId="33D4229F" w14:textId="5572AEC4" w:rsidR="00B02477" w:rsidRPr="00870BA1" w:rsidRDefault="00000000">
      <w:pPr>
        <w:pPrChange w:id="2000" w:author="Anzalna Saeed" w:date="2026-09-21T23:30:00Z" w16du:dateUtc="2026-09-21T18:30:00Z">
          <w:pPr>
            <w:spacing w:after="160" w:line="276" w:lineRule="auto"/>
          </w:pPr>
        </w:pPrChange>
      </w:pPr>
      <w:r w:rsidRPr="00870BA1">
        <w:t xml:space="preserve">This design document defines a translation system that deliberately does not try to out-translate general-purpose engines on broad-coverage text. Instead, it wraps a capable base model with a validation layer purpose-built for the </w:t>
      </w:r>
      <w:proofErr w:type="gramStart"/>
      <w:r w:rsidRPr="00870BA1">
        <w:t>stakeholders’</w:t>
      </w:r>
      <w:proofErr w:type="gramEnd"/>
      <w:r w:rsidRPr="00870BA1">
        <w:t xml:space="preserve"> stated pain points </w:t>
      </w:r>
      <w:ins w:id="2001" w:author="Anzalna Saeed" w:date="2026-09-21T23:27:00Z" w16du:dateUtc="2026-09-21T18:27:00Z">
        <w:r w:rsidR="00541602">
          <w:t>including</w:t>
        </w:r>
      </w:ins>
      <w:del w:id="2002" w:author="Anzalna Saeed" w:date="2026-09-21T23:27:00Z" w16du:dateUtc="2026-09-21T18:27:00Z">
        <w:r w:rsidRPr="00870BA1" w:rsidDel="00541602">
          <w:delText>—</w:delText>
        </w:r>
      </w:del>
      <w:r w:rsidRPr="00870BA1">
        <w:t xml:space="preserve"> technical jargon, short forms, typos, and Roman Urdu </w:t>
      </w:r>
      <w:del w:id="2003" w:author="Anzalna Saeed" w:date="2026-09-21T23:28:00Z" w16du:dateUtc="2026-09-21T18:28:00Z">
        <w:r w:rsidRPr="00870BA1" w:rsidDel="00541602">
          <w:delText xml:space="preserve">— </w:delText>
        </w:r>
      </w:del>
      <w:r w:rsidRPr="00870BA1">
        <w:t>and backs every correction with a persistent history, an explicit feedback loop, and a change-tracking log that makes the system’s behavior measurable and improvable over time. The requirement gathering, use cases, test cases, architecture, evaluation dataset design, and comparative failure analysis in this document together define both what to build and how to prove it works before and after the validation layer is applied.</w:t>
      </w:r>
    </w:p>
    <w:sectPr w:rsidR="00B02477" w:rsidRPr="00870BA1">
      <w:headerReference w:type="default" r:id="rId10"/>
      <w:footerReference w:type="default" r:id="rId1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508B1" w14:textId="77777777" w:rsidR="00E26C85" w:rsidRDefault="00E26C85">
      <w:r>
        <w:separator/>
      </w:r>
    </w:p>
  </w:endnote>
  <w:endnote w:type="continuationSeparator" w:id="0">
    <w:p w14:paraId="4DC459A2" w14:textId="77777777" w:rsidR="00E26C85" w:rsidRDefault="00E26C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FB8D3" w14:textId="77777777" w:rsidR="00B02477"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400EEA">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400EEA">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C1587" w14:textId="77777777" w:rsidR="00E26C85" w:rsidRDefault="00E26C85">
      <w:r>
        <w:separator/>
      </w:r>
    </w:p>
  </w:footnote>
  <w:footnote w:type="continuationSeparator" w:id="0">
    <w:p w14:paraId="733B6FED" w14:textId="77777777" w:rsidR="00E26C85" w:rsidRDefault="00E26C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16C53" w14:textId="77777777" w:rsidR="00B02477" w:rsidRDefault="00000000">
    <w:pPr>
      <w:pBdr>
        <w:bottom w:val="single" w:sz="4" w:space="4" w:color="BFBFBF"/>
      </w:pBdr>
      <w:jc w:val="right"/>
    </w:pPr>
    <w:r>
      <w:rPr>
        <w:color w:val="595959"/>
        <w:sz w:val="16"/>
        <w:szCs w:val="16"/>
      </w:rPr>
      <w:t>EN↔UR / Roman Urdu Translation System —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72FF3"/>
    <w:multiLevelType w:val="hybridMultilevel"/>
    <w:tmpl w:val="807C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B00786"/>
    <w:multiLevelType w:val="hybridMultilevel"/>
    <w:tmpl w:val="9C760A94"/>
    <w:lvl w:ilvl="0" w:tplc="3E9EB816">
      <w:start w:val="1"/>
      <w:numFmt w:val="decimal"/>
      <w:lvlText w:val="%1."/>
      <w:lvlJc w:val="left"/>
      <w:pPr>
        <w:ind w:left="460" w:hanging="260"/>
      </w:pPr>
    </w:lvl>
    <w:lvl w:ilvl="1" w:tplc="A41EBECE">
      <w:numFmt w:val="decimal"/>
      <w:lvlText w:val=""/>
      <w:lvlJc w:val="left"/>
    </w:lvl>
    <w:lvl w:ilvl="2" w:tplc="9A0EBB88">
      <w:numFmt w:val="decimal"/>
      <w:lvlText w:val=""/>
      <w:lvlJc w:val="left"/>
    </w:lvl>
    <w:lvl w:ilvl="3" w:tplc="F508FCE6">
      <w:numFmt w:val="decimal"/>
      <w:lvlText w:val=""/>
      <w:lvlJc w:val="left"/>
    </w:lvl>
    <w:lvl w:ilvl="4" w:tplc="B8703492">
      <w:numFmt w:val="decimal"/>
      <w:lvlText w:val=""/>
      <w:lvlJc w:val="left"/>
    </w:lvl>
    <w:lvl w:ilvl="5" w:tplc="2572FAE8">
      <w:numFmt w:val="decimal"/>
      <w:lvlText w:val=""/>
      <w:lvlJc w:val="left"/>
    </w:lvl>
    <w:lvl w:ilvl="6" w:tplc="44CCBDD6">
      <w:numFmt w:val="decimal"/>
      <w:lvlText w:val=""/>
      <w:lvlJc w:val="left"/>
    </w:lvl>
    <w:lvl w:ilvl="7" w:tplc="2A0EB4DE">
      <w:numFmt w:val="decimal"/>
      <w:lvlText w:val=""/>
      <w:lvlJc w:val="left"/>
    </w:lvl>
    <w:lvl w:ilvl="8" w:tplc="4FA265DE">
      <w:numFmt w:val="decimal"/>
      <w:lvlText w:val=""/>
      <w:lvlJc w:val="left"/>
    </w:lvl>
  </w:abstractNum>
  <w:abstractNum w:abstractNumId="2" w15:restartNumberingAfterBreak="0">
    <w:nsid w:val="5AF83078"/>
    <w:multiLevelType w:val="hybridMultilevel"/>
    <w:tmpl w:val="364EA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5E1CD6"/>
    <w:multiLevelType w:val="hybridMultilevel"/>
    <w:tmpl w:val="D9868918"/>
    <w:lvl w:ilvl="0" w:tplc="F0CEA348">
      <w:start w:val="1"/>
      <w:numFmt w:val="bullet"/>
      <w:lvlText w:val="●"/>
      <w:lvlJc w:val="left"/>
      <w:pPr>
        <w:ind w:left="720" w:hanging="360"/>
      </w:pPr>
    </w:lvl>
    <w:lvl w:ilvl="1" w:tplc="6C8480B2">
      <w:start w:val="1"/>
      <w:numFmt w:val="bullet"/>
      <w:lvlText w:val="○"/>
      <w:lvlJc w:val="left"/>
      <w:pPr>
        <w:ind w:left="1440" w:hanging="360"/>
      </w:pPr>
    </w:lvl>
    <w:lvl w:ilvl="2" w:tplc="CF36C1D2">
      <w:start w:val="1"/>
      <w:numFmt w:val="bullet"/>
      <w:lvlText w:val="■"/>
      <w:lvlJc w:val="left"/>
      <w:pPr>
        <w:ind w:left="2160" w:hanging="360"/>
      </w:pPr>
    </w:lvl>
    <w:lvl w:ilvl="3" w:tplc="0D2A508C">
      <w:start w:val="1"/>
      <w:numFmt w:val="bullet"/>
      <w:lvlText w:val="●"/>
      <w:lvlJc w:val="left"/>
      <w:pPr>
        <w:ind w:left="2880" w:hanging="360"/>
      </w:pPr>
    </w:lvl>
    <w:lvl w:ilvl="4" w:tplc="8A8A403A">
      <w:start w:val="1"/>
      <w:numFmt w:val="bullet"/>
      <w:lvlText w:val="○"/>
      <w:lvlJc w:val="left"/>
      <w:pPr>
        <w:ind w:left="3600" w:hanging="360"/>
      </w:pPr>
    </w:lvl>
    <w:lvl w:ilvl="5" w:tplc="57D62282">
      <w:start w:val="1"/>
      <w:numFmt w:val="bullet"/>
      <w:lvlText w:val="■"/>
      <w:lvlJc w:val="left"/>
      <w:pPr>
        <w:ind w:left="4320" w:hanging="360"/>
      </w:pPr>
    </w:lvl>
    <w:lvl w:ilvl="6" w:tplc="2E4C8E42">
      <w:start w:val="1"/>
      <w:numFmt w:val="bullet"/>
      <w:lvlText w:val="●"/>
      <w:lvlJc w:val="left"/>
      <w:pPr>
        <w:ind w:left="5040" w:hanging="360"/>
      </w:pPr>
    </w:lvl>
    <w:lvl w:ilvl="7" w:tplc="F52C4AFA">
      <w:start w:val="1"/>
      <w:numFmt w:val="bullet"/>
      <w:lvlText w:val="●"/>
      <w:lvlJc w:val="left"/>
      <w:pPr>
        <w:ind w:left="5760" w:hanging="360"/>
      </w:pPr>
    </w:lvl>
    <w:lvl w:ilvl="8" w:tplc="E5162396">
      <w:start w:val="1"/>
      <w:numFmt w:val="bullet"/>
      <w:lvlText w:val="●"/>
      <w:lvlJc w:val="left"/>
      <w:pPr>
        <w:ind w:left="6480" w:hanging="360"/>
      </w:pPr>
    </w:lvl>
  </w:abstractNum>
  <w:abstractNum w:abstractNumId="4" w15:restartNumberingAfterBreak="0">
    <w:nsid w:val="75F165CC"/>
    <w:multiLevelType w:val="hybridMultilevel"/>
    <w:tmpl w:val="3D4AD02A"/>
    <w:lvl w:ilvl="0" w:tplc="7930BB86">
      <w:start w:val="1"/>
      <w:numFmt w:val="bullet"/>
      <w:lvlText w:val="•"/>
      <w:lvlJc w:val="left"/>
      <w:pPr>
        <w:ind w:left="460" w:hanging="260"/>
      </w:pPr>
    </w:lvl>
    <w:lvl w:ilvl="1" w:tplc="998CFA50">
      <w:numFmt w:val="decimal"/>
      <w:lvlText w:val=""/>
      <w:lvlJc w:val="left"/>
    </w:lvl>
    <w:lvl w:ilvl="2" w:tplc="6008ACAA">
      <w:numFmt w:val="decimal"/>
      <w:lvlText w:val=""/>
      <w:lvlJc w:val="left"/>
    </w:lvl>
    <w:lvl w:ilvl="3" w:tplc="7DEC5A78">
      <w:numFmt w:val="decimal"/>
      <w:lvlText w:val=""/>
      <w:lvlJc w:val="left"/>
    </w:lvl>
    <w:lvl w:ilvl="4" w:tplc="0C1AA968">
      <w:numFmt w:val="decimal"/>
      <w:lvlText w:val=""/>
      <w:lvlJc w:val="left"/>
    </w:lvl>
    <w:lvl w:ilvl="5" w:tplc="9230B46A">
      <w:numFmt w:val="decimal"/>
      <w:lvlText w:val=""/>
      <w:lvlJc w:val="left"/>
    </w:lvl>
    <w:lvl w:ilvl="6" w:tplc="D99012A2">
      <w:numFmt w:val="decimal"/>
      <w:lvlText w:val=""/>
      <w:lvlJc w:val="left"/>
    </w:lvl>
    <w:lvl w:ilvl="7" w:tplc="1A6AACDA">
      <w:numFmt w:val="decimal"/>
      <w:lvlText w:val=""/>
      <w:lvlJc w:val="left"/>
    </w:lvl>
    <w:lvl w:ilvl="8" w:tplc="B49C466E">
      <w:numFmt w:val="decimal"/>
      <w:lvlText w:val=""/>
      <w:lvlJc w:val="left"/>
    </w:lvl>
  </w:abstractNum>
  <w:num w:numId="1" w16cid:durableId="1934507496">
    <w:abstractNumId w:val="3"/>
    <w:lvlOverride w:ilvl="0">
      <w:startOverride w:val="1"/>
    </w:lvlOverride>
  </w:num>
  <w:num w:numId="2" w16cid:durableId="1068504881">
    <w:abstractNumId w:val="4"/>
    <w:lvlOverride w:ilvl="0">
      <w:startOverride w:val="1"/>
    </w:lvlOverride>
  </w:num>
  <w:num w:numId="3" w16cid:durableId="870413886">
    <w:abstractNumId w:val="0"/>
  </w:num>
  <w:num w:numId="4" w16cid:durableId="141670441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zalna Saeed">
    <w15:presenceInfo w15:providerId="Windows Live" w15:userId="a91d9201a85b3e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477"/>
    <w:rsid w:val="000D500D"/>
    <w:rsid w:val="00111C75"/>
    <w:rsid w:val="00213E8C"/>
    <w:rsid w:val="002B63AA"/>
    <w:rsid w:val="00341E8A"/>
    <w:rsid w:val="003629E4"/>
    <w:rsid w:val="00372A68"/>
    <w:rsid w:val="00400EEA"/>
    <w:rsid w:val="004F07E3"/>
    <w:rsid w:val="0052165C"/>
    <w:rsid w:val="00530E52"/>
    <w:rsid w:val="00541602"/>
    <w:rsid w:val="00571E7A"/>
    <w:rsid w:val="005F52B7"/>
    <w:rsid w:val="00652EF9"/>
    <w:rsid w:val="00687DA0"/>
    <w:rsid w:val="00702CD2"/>
    <w:rsid w:val="007D641D"/>
    <w:rsid w:val="00870BA1"/>
    <w:rsid w:val="00884537"/>
    <w:rsid w:val="00944FFF"/>
    <w:rsid w:val="00A10671"/>
    <w:rsid w:val="00A50EE7"/>
    <w:rsid w:val="00B02477"/>
    <w:rsid w:val="00B8211A"/>
    <w:rsid w:val="00C326E6"/>
    <w:rsid w:val="00D656DB"/>
    <w:rsid w:val="00D70893"/>
    <w:rsid w:val="00E26C85"/>
    <w:rsid w:val="00F40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687B4"/>
  <w15:docId w15:val="{DB54B52D-4333-4162-84AA-9C8DBE517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6E6"/>
    <w:rPr>
      <w:rFonts w:ascii="Times New Roman" w:hAnsi="Times New Roman"/>
      <w:color w:val="000000" w:themeColor="text1"/>
      <w:sz w:val="24"/>
    </w:rPr>
  </w:style>
  <w:style w:type="paragraph" w:styleId="Heading1">
    <w:name w:val="heading 1"/>
    <w:uiPriority w:val="9"/>
    <w:qFormat/>
    <w:rsid w:val="00C326E6"/>
    <w:pPr>
      <w:outlineLvl w:val="0"/>
      <w:pPrChange w:id="0" w:author="Anzalna Saeed" w:date="2026-09-21T23:01:00Z">
        <w:pPr>
          <w:outlineLvl w:val="0"/>
        </w:pPr>
      </w:pPrChange>
    </w:pPr>
    <w:rPr>
      <w:rFonts w:ascii="Times New Roman" w:hAnsi="Times New Roman"/>
      <w:b/>
      <w:color w:val="000000" w:themeColor="text1"/>
      <w:sz w:val="32"/>
      <w:szCs w:val="32"/>
      <w:rPrChange w:id="0" w:author="Anzalna Saeed" w:date="2026-09-21T23:01:00Z">
        <w:rPr>
          <w:rFonts w:eastAsia="Calibri" w:cs="Calibri"/>
          <w:color w:val="000000" w:themeColor="text1"/>
          <w:sz w:val="32"/>
          <w:szCs w:val="32"/>
          <w:lang w:val="en-US" w:eastAsia="en-US" w:bidi="ar-SA"/>
        </w:rPr>
      </w:rPrChange>
    </w:rPr>
  </w:style>
  <w:style w:type="paragraph" w:styleId="Heading2">
    <w:name w:val="heading 2"/>
    <w:uiPriority w:val="9"/>
    <w:unhideWhenUsed/>
    <w:qFormat/>
    <w:rsid w:val="00C326E6"/>
    <w:pPr>
      <w:spacing w:before="120" w:after="120"/>
      <w:outlineLvl w:val="1"/>
      <w:pPrChange w:id="1" w:author="Anzalna Saeed" w:date="2026-09-21T23:04:00Z">
        <w:pPr>
          <w:outlineLvl w:val="1"/>
        </w:pPr>
      </w:pPrChange>
    </w:pPr>
    <w:rPr>
      <w:rFonts w:ascii="Times New Roman" w:hAnsi="Times New Roman"/>
      <w:b/>
      <w:color w:val="000000" w:themeColor="text1"/>
      <w:sz w:val="28"/>
      <w:szCs w:val="26"/>
      <w:rPrChange w:id="1" w:author="Anzalna Saeed" w:date="2026-09-21T23:04:00Z">
        <w:rPr>
          <w:rFonts w:eastAsia="Calibri" w:cs="Calibri"/>
          <w:color w:val="000000" w:themeColor="text1"/>
          <w:sz w:val="28"/>
          <w:szCs w:val="26"/>
          <w:lang w:val="en-US" w:eastAsia="en-US" w:bidi="ar-SA"/>
        </w:rPr>
      </w:rPrChange>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00EEA"/>
    <w:pPr>
      <w:spacing w:after="100"/>
    </w:pPr>
  </w:style>
  <w:style w:type="paragraph" w:styleId="TOC2">
    <w:name w:val="toc 2"/>
    <w:basedOn w:val="Normal"/>
    <w:next w:val="Normal"/>
    <w:autoRedefine/>
    <w:uiPriority w:val="39"/>
    <w:unhideWhenUsed/>
    <w:rsid w:val="00400EEA"/>
    <w:pPr>
      <w:spacing w:after="100"/>
      <w:ind w:left="210"/>
    </w:pPr>
  </w:style>
  <w:style w:type="paragraph" w:styleId="TOC3">
    <w:name w:val="toc 3"/>
    <w:basedOn w:val="Normal"/>
    <w:next w:val="Normal"/>
    <w:autoRedefine/>
    <w:uiPriority w:val="39"/>
    <w:unhideWhenUsed/>
    <w:rsid w:val="00400EEA"/>
    <w:pPr>
      <w:spacing w:after="100"/>
      <w:ind w:left="420"/>
    </w:pPr>
  </w:style>
  <w:style w:type="paragraph" w:styleId="Revision">
    <w:name w:val="Revision"/>
    <w:hidden/>
    <w:uiPriority w:val="99"/>
    <w:semiHidden/>
    <w:rsid w:val="00400EEA"/>
  </w:style>
  <w:style w:type="paragraph" w:styleId="BodyText">
    <w:name w:val="Body Text"/>
    <w:basedOn w:val="Normal"/>
    <w:link w:val="BodyTextChar"/>
    <w:uiPriority w:val="1"/>
    <w:qFormat/>
    <w:rsid w:val="00400EEA"/>
    <w:pPr>
      <w:widowControl w:val="0"/>
      <w:autoSpaceDE w:val="0"/>
      <w:autoSpaceDN w:val="0"/>
    </w:pPr>
    <w:rPr>
      <w:rFonts w:ascii="Courier New" w:eastAsia="Courier New" w:hAnsi="Courier New" w:cs="Courier New"/>
      <w:sz w:val="20"/>
      <w:szCs w:val="20"/>
    </w:rPr>
  </w:style>
  <w:style w:type="character" w:customStyle="1" w:styleId="BodyTextChar">
    <w:name w:val="Body Text Char"/>
    <w:basedOn w:val="DefaultParagraphFont"/>
    <w:link w:val="BodyText"/>
    <w:uiPriority w:val="1"/>
    <w:rsid w:val="00400EEA"/>
    <w:rPr>
      <w:rFonts w:ascii="Courier New" w:eastAsia="Courier New" w:hAnsi="Courier New" w:cs="Courier New"/>
      <w:sz w:val="20"/>
      <w:szCs w:val="20"/>
    </w:rPr>
  </w:style>
  <w:style w:type="paragraph" w:styleId="TOCHeading">
    <w:name w:val="TOC Heading"/>
    <w:basedOn w:val="Heading1"/>
    <w:next w:val="Normal"/>
    <w:uiPriority w:val="39"/>
    <w:unhideWhenUsed/>
    <w:qFormat/>
    <w:rsid w:val="00C326E6"/>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HTMLPreformatted">
    <w:name w:val="HTML Preformatted"/>
    <w:basedOn w:val="Normal"/>
    <w:link w:val="HTMLPreformattedChar"/>
    <w:uiPriority w:val="99"/>
    <w:semiHidden/>
    <w:unhideWhenUsed/>
    <w:rsid w:val="000D500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D500D"/>
    <w:rPr>
      <w:rFonts w:ascii="Consolas" w:hAnsi="Consolas"/>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5CBFDD-9750-47EB-84B7-350B73619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5505</Words>
  <Characters>31383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Anzalna Saeed</cp:lastModifiedBy>
  <cp:revision>4</cp:revision>
  <cp:lastPrinted>2026-09-27T21:15:00Z</cp:lastPrinted>
  <dcterms:created xsi:type="dcterms:W3CDTF">2026-09-27T21:14:00Z</dcterms:created>
  <dcterms:modified xsi:type="dcterms:W3CDTF">2026-09-27T21:16:00Z</dcterms:modified>
</cp:coreProperties>
</file>